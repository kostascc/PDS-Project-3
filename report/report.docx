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6C71" w14:textId="22C55F91" w:rsidR="00E03EC7" w:rsidRDefault="00E03EC7">
      <w:pPr>
        <w:rPr>
          <w:ins w:id="0" w:author="Konstantinos Chatzis" w:date="2021-02-28T16:25:00Z"/>
        </w:rPr>
      </w:pPr>
    </w:p>
    <w:p w14:paraId="107346CD" w14:textId="77777777" w:rsidR="00E03EC7" w:rsidRDefault="00E03EC7" w:rsidP="00E03EC7">
      <w:pPr>
        <w:jc w:val="right"/>
        <w:rPr>
          <w:ins w:id="1" w:author="Konstantinos Chatzis" w:date="2021-02-28T16:31:00Z"/>
          <w:lang w:val="el-GR"/>
        </w:rPr>
      </w:pPr>
      <w:ins w:id="2" w:author="Konstantinos Chatzis" w:date="2021-02-28T16:31:00Z">
        <w:r>
          <w:rPr>
            <w:lang w:val="el-GR"/>
          </w:rPr>
          <w:t>Κωνσταντίνος Χατζής</w:t>
        </w:r>
      </w:ins>
    </w:p>
    <w:p w14:paraId="79410249" w14:textId="77777777" w:rsidR="00E03EC7" w:rsidRDefault="00E03EC7" w:rsidP="00E03EC7">
      <w:pPr>
        <w:jc w:val="right"/>
        <w:rPr>
          <w:ins w:id="3" w:author="Konstantinos Chatzis" w:date="2021-02-28T16:31:00Z"/>
          <w:lang w:val="el-GR"/>
        </w:rPr>
      </w:pPr>
      <w:ins w:id="4" w:author="Konstantinos Chatzis" w:date="2021-02-28T16:31:00Z">
        <w:r>
          <w:rPr>
            <w:lang w:val="el-GR"/>
          </w:rPr>
          <w:t>ΑΕΜ: 9256</w:t>
        </w:r>
      </w:ins>
    </w:p>
    <w:p w14:paraId="360ABB85" w14:textId="77777777" w:rsidR="00571B09" w:rsidRDefault="00571B09" w:rsidP="00E03EC7">
      <w:pPr>
        <w:jc w:val="right"/>
        <w:rPr>
          <w:ins w:id="5" w:author="Konstantinos Chatzis" w:date="2021-02-28T16:32:00Z"/>
        </w:rPr>
      </w:pPr>
      <w:ins w:id="6" w:author="Konstantinos Chatzis" w:date="2021-02-28T16:32:00Z">
        <w:r>
          <w:fldChar w:fldCharType="begin"/>
        </w:r>
        <w:r>
          <w:instrText xml:space="preserve"> HYPERLINK "https://github.com/kostascc/PDS-Project-3" </w:instrText>
        </w:r>
        <w:r>
          <w:fldChar w:fldCharType="separate"/>
        </w:r>
        <w:r w:rsidRPr="00571B09">
          <w:rPr>
            <w:rStyle w:val="Hyperlink"/>
          </w:rPr>
          <w:t>github.com/</w:t>
        </w:r>
        <w:proofErr w:type="spellStart"/>
        <w:r w:rsidRPr="00571B09">
          <w:rPr>
            <w:rStyle w:val="Hyperlink"/>
          </w:rPr>
          <w:t>kostascc</w:t>
        </w:r>
        <w:proofErr w:type="spellEnd"/>
        <w:r w:rsidRPr="00571B09">
          <w:rPr>
            <w:rStyle w:val="Hyperlink"/>
          </w:rPr>
          <w:t>/PDS-Project-3</w:t>
        </w:r>
        <w:r>
          <w:fldChar w:fldCharType="end"/>
        </w:r>
      </w:ins>
    </w:p>
    <w:p w14:paraId="6B7C689E" w14:textId="77777777" w:rsidR="00571B09" w:rsidRDefault="00571B09" w:rsidP="00571B09">
      <w:pPr>
        <w:jc w:val="both"/>
        <w:rPr>
          <w:ins w:id="7" w:author="Konstantinos Chatzis" w:date="2021-02-28T16:32:00Z"/>
        </w:rPr>
      </w:pPr>
    </w:p>
    <w:p w14:paraId="08EFF2A7" w14:textId="35AF3F79" w:rsidR="00E03EC7" w:rsidRDefault="00571B09" w:rsidP="00571B09">
      <w:pPr>
        <w:jc w:val="both"/>
        <w:rPr>
          <w:ins w:id="8" w:author="Konstantinos Chatzis" w:date="2021-02-28T16:36:00Z"/>
          <w:lang w:val="el-GR"/>
        </w:rPr>
      </w:pPr>
      <w:ins w:id="9" w:author="Konstantinos Chatzis" w:date="2021-02-28T16:32:00Z">
        <w:r>
          <w:tab/>
        </w:r>
        <w:r>
          <w:rPr>
            <w:lang w:val="el-GR"/>
          </w:rPr>
          <w:t>Στη Τρίτη εργασία</w:t>
        </w:r>
      </w:ins>
      <w:ins w:id="10" w:author="Konstantinos Chatzis" w:date="2021-02-28T16:33:00Z">
        <w:r>
          <w:rPr>
            <w:lang w:val="el-GR"/>
          </w:rPr>
          <w:t xml:space="preserve"> ασχολούμαστε με το φίλτρο </w:t>
        </w:r>
        <w:r>
          <w:t>Non</w:t>
        </w:r>
        <w:r w:rsidRPr="00571B09">
          <w:rPr>
            <w:lang w:val="el-GR"/>
            <w:rPrChange w:id="11" w:author="Konstantinos Chatzis" w:date="2021-02-28T16:33:00Z">
              <w:rPr/>
            </w:rPrChange>
          </w:rPr>
          <w:t xml:space="preserve"> </w:t>
        </w:r>
        <w:r>
          <w:t>Local</w:t>
        </w:r>
        <w:r w:rsidRPr="00571B09">
          <w:rPr>
            <w:lang w:val="el-GR"/>
            <w:rPrChange w:id="12" w:author="Konstantinos Chatzis" w:date="2021-02-28T16:33:00Z">
              <w:rPr/>
            </w:rPrChange>
          </w:rPr>
          <w:t xml:space="preserve"> </w:t>
        </w:r>
        <w:r>
          <w:t>Means</w:t>
        </w:r>
        <w:r>
          <w:rPr>
            <w:lang w:val="el-GR"/>
          </w:rPr>
          <w:t xml:space="preserve"> και την υλοποίησή του σε </w:t>
        </w:r>
        <w:proofErr w:type="spellStart"/>
        <w:r>
          <w:t>Cuda</w:t>
        </w:r>
        <w:proofErr w:type="spellEnd"/>
        <w:r w:rsidRPr="00571B09">
          <w:rPr>
            <w:lang w:val="el-GR"/>
            <w:rPrChange w:id="13" w:author="Konstantinos Chatzis" w:date="2021-02-28T16:33:00Z">
              <w:rPr/>
            </w:rPrChange>
          </w:rPr>
          <w:t>.</w:t>
        </w:r>
      </w:ins>
      <w:ins w:id="14" w:author="Konstantinos Chatzis" w:date="2021-02-28T16:34:00Z">
        <w:r>
          <w:rPr>
            <w:lang w:val="el-GR"/>
          </w:rPr>
          <w:t xml:space="preserve"> Ακολουθεί </w:t>
        </w:r>
      </w:ins>
      <w:ins w:id="15" w:author="Konstantinos Chatzis" w:date="2021-02-28T16:35:00Z">
        <w:r>
          <w:rPr>
            <w:lang w:val="el-GR"/>
          </w:rPr>
          <w:t xml:space="preserve">η </w:t>
        </w:r>
      </w:ins>
      <w:ins w:id="16" w:author="Konstantinos Chatzis" w:date="2021-02-28T16:34:00Z">
        <w:r>
          <w:rPr>
            <w:lang w:val="el-GR"/>
          </w:rPr>
          <w:t>παρουσίαση του κώ</w:t>
        </w:r>
      </w:ins>
      <w:ins w:id="17" w:author="Konstantinos Chatzis" w:date="2021-02-28T16:35:00Z">
        <w:r>
          <w:rPr>
            <w:lang w:val="el-GR"/>
          </w:rPr>
          <w:t xml:space="preserve">δικα, ορισμένες μετρήσεις για την </w:t>
        </w:r>
      </w:ins>
      <w:ins w:id="18" w:author="Konstantinos Chatzis" w:date="2021-02-28T16:36:00Z">
        <w:r>
          <w:rPr>
            <w:lang w:val="el-GR"/>
          </w:rPr>
          <w:t xml:space="preserve">απόδοση του αλγορίθμου σε </w:t>
        </w:r>
        <w:r>
          <w:t>CPU</w:t>
        </w:r>
        <w:r w:rsidRPr="00571B09">
          <w:rPr>
            <w:lang w:val="el-GR"/>
            <w:rPrChange w:id="19" w:author="Konstantinos Chatzis" w:date="2021-02-28T16:36:00Z">
              <w:rPr/>
            </w:rPrChange>
          </w:rPr>
          <w:t xml:space="preserve"> </w:t>
        </w:r>
        <w:r>
          <w:rPr>
            <w:lang w:val="el-GR"/>
          </w:rPr>
          <w:t xml:space="preserve">και </w:t>
        </w:r>
        <w:r>
          <w:t>GPU</w:t>
        </w:r>
        <w:r w:rsidRPr="00571B09">
          <w:rPr>
            <w:lang w:val="el-GR"/>
            <w:rPrChange w:id="20" w:author="Konstantinos Chatzis" w:date="2021-02-28T16:36:00Z">
              <w:rPr/>
            </w:rPrChange>
          </w:rPr>
          <w:t xml:space="preserve">, </w:t>
        </w:r>
        <w:r>
          <w:rPr>
            <w:lang w:val="el-GR"/>
          </w:rPr>
          <w:t>και εικόνες που παράχθηκαν με το φίλτρο αυτό.</w:t>
        </w:r>
      </w:ins>
    </w:p>
    <w:p w14:paraId="1F22C459" w14:textId="3A2DA663" w:rsidR="00571B09" w:rsidRDefault="00571B09" w:rsidP="00571B09">
      <w:pPr>
        <w:pStyle w:val="Heading2"/>
        <w:rPr>
          <w:ins w:id="21" w:author="Konstantinos Chatzis" w:date="2021-02-28T16:37:00Z"/>
          <w:lang w:val="el-GR"/>
        </w:rPr>
      </w:pPr>
      <w:ins w:id="22" w:author="Konstantinos Chatzis" w:date="2021-02-28T16:37:00Z">
        <w:r>
          <w:rPr>
            <w:lang w:val="el-GR"/>
          </w:rPr>
          <w:t>Κώδικας</w:t>
        </w:r>
      </w:ins>
    </w:p>
    <w:p w14:paraId="0454F471" w14:textId="53C8F777" w:rsidR="00571B09" w:rsidRDefault="00571B09" w:rsidP="00571B09">
      <w:pPr>
        <w:rPr>
          <w:ins w:id="23" w:author="Konstantinos Chatzis" w:date="2021-02-28T16:37:00Z"/>
          <w:lang w:val="el-GR"/>
        </w:rPr>
      </w:pPr>
      <w:proofErr w:type="spellStart"/>
      <w:ins w:id="24" w:author="Konstantinos Chatzis" w:date="2021-02-28T16:37:00Z">
        <w:r>
          <w:rPr>
            <w:lang w:val="el-GR"/>
          </w:rPr>
          <w:t>Ασδ</w:t>
        </w:r>
        <w:proofErr w:type="spellEnd"/>
      </w:ins>
    </w:p>
    <w:p w14:paraId="6057BAD5" w14:textId="5FCA7130" w:rsidR="00571B09" w:rsidRDefault="00571B09" w:rsidP="00571B09">
      <w:pPr>
        <w:rPr>
          <w:ins w:id="25" w:author="Konstantinos Chatzis" w:date="2021-02-28T16:37:00Z"/>
          <w:lang w:val="el-GR"/>
        </w:rPr>
      </w:pPr>
    </w:p>
    <w:p w14:paraId="746519EC" w14:textId="27061519" w:rsidR="00571B09" w:rsidRDefault="00571B09" w:rsidP="00571B09">
      <w:pPr>
        <w:pStyle w:val="Heading2"/>
        <w:rPr>
          <w:ins w:id="26" w:author="Konstantinos Chatzis" w:date="2021-02-28T16:37:00Z"/>
          <w:lang w:val="el-GR"/>
        </w:rPr>
      </w:pPr>
      <w:ins w:id="27" w:author="Konstantinos Chatzis" w:date="2021-02-28T16:37:00Z">
        <w:r>
          <w:rPr>
            <w:lang w:val="el-GR"/>
          </w:rPr>
          <w:t>Απόδοση</w:t>
        </w:r>
      </w:ins>
    </w:p>
    <w:p w14:paraId="30A5DCD9" w14:textId="30BD5AE4" w:rsidR="00571B09" w:rsidRDefault="00571B09" w:rsidP="00571B09">
      <w:pPr>
        <w:rPr>
          <w:ins w:id="28" w:author="Konstantinos Chatzis" w:date="2021-02-28T16:37:00Z"/>
          <w:lang w:val="el-GR"/>
        </w:rPr>
      </w:pPr>
      <w:proofErr w:type="spellStart"/>
      <w:ins w:id="29" w:author="Konstantinos Chatzis" w:date="2021-02-28T16:37:00Z">
        <w:r>
          <w:rPr>
            <w:lang w:val="el-GR"/>
          </w:rPr>
          <w:t>Ασδ</w:t>
        </w:r>
        <w:proofErr w:type="spellEnd"/>
      </w:ins>
    </w:p>
    <w:p w14:paraId="1E327531" w14:textId="56D5004A" w:rsidR="00571B09" w:rsidRDefault="00571B09" w:rsidP="00571B09">
      <w:pPr>
        <w:rPr>
          <w:ins w:id="30" w:author="Konstantinos Chatzis" w:date="2021-02-28T16:37:00Z"/>
          <w:lang w:val="el-GR"/>
        </w:rPr>
      </w:pPr>
    </w:p>
    <w:p w14:paraId="44790600" w14:textId="10567C45" w:rsidR="00571B09" w:rsidRDefault="00571B09" w:rsidP="00571B09">
      <w:pPr>
        <w:pStyle w:val="Heading2"/>
        <w:rPr>
          <w:ins w:id="31" w:author="Konstantinos Chatzis" w:date="2021-02-28T16:37:00Z"/>
          <w:lang w:val="el-GR"/>
        </w:rPr>
      </w:pPr>
      <w:ins w:id="32" w:author="Konstantinos Chatzis" w:date="2021-02-28T16:37:00Z">
        <w:r>
          <w:rPr>
            <w:lang w:val="el-GR"/>
          </w:rPr>
          <w:t>Αποτελέσματα</w:t>
        </w:r>
      </w:ins>
    </w:p>
    <w:p w14:paraId="60EA2D3F" w14:textId="6CF313B5" w:rsidR="00571B09" w:rsidRDefault="00571B09" w:rsidP="00571B09">
      <w:pPr>
        <w:rPr>
          <w:ins w:id="33" w:author="Konstantinos Chatzis" w:date="2021-02-28T16:38:00Z"/>
          <w:lang w:val="el-GR"/>
        </w:rPr>
      </w:pPr>
      <w:proofErr w:type="spellStart"/>
      <w:ins w:id="34" w:author="Konstantinos Chatzis" w:date="2021-02-28T16:38:00Z">
        <w:r>
          <w:rPr>
            <w:lang w:val="el-GR"/>
          </w:rPr>
          <w:t>Ασδ</w:t>
        </w:r>
        <w:proofErr w:type="spellEnd"/>
      </w:ins>
    </w:p>
    <w:p w14:paraId="4447FE1D" w14:textId="77777777" w:rsidR="00571B09" w:rsidRPr="00571B09" w:rsidRDefault="00571B09" w:rsidP="00571B09">
      <w:pPr>
        <w:rPr>
          <w:ins w:id="35" w:author="Konstantinos Chatzis" w:date="2021-02-28T16:25:00Z"/>
          <w:lang w:val="el-GR"/>
          <w:rPrChange w:id="36" w:author="Konstantinos Chatzis" w:date="2021-02-28T16:37:00Z">
            <w:rPr>
              <w:ins w:id="37" w:author="Konstantinos Chatzis" w:date="2021-02-28T16:25:00Z"/>
            </w:rPr>
          </w:rPrChange>
        </w:rPr>
        <w:pPrChange w:id="38" w:author="Konstantinos Chatzis" w:date="2021-02-28T16:37:00Z">
          <w:pPr/>
        </w:pPrChange>
      </w:pPr>
    </w:p>
    <w:p w14:paraId="3E7828E3" w14:textId="50205601" w:rsidR="00E03EC7" w:rsidRPr="00571B09" w:rsidRDefault="00E03EC7">
      <w:pPr>
        <w:rPr>
          <w:ins w:id="39" w:author="Konstantinos Chatzis" w:date="2021-02-28T16:24:00Z"/>
          <w:lang w:val="el-GR"/>
          <w:rPrChange w:id="40" w:author="Konstantinos Chatzis" w:date="2021-02-28T16:33:00Z">
            <w:rPr>
              <w:ins w:id="41" w:author="Konstantinos Chatzis" w:date="2021-02-28T16:24:00Z"/>
            </w:rPr>
          </w:rPrChange>
        </w:rPr>
      </w:pPr>
    </w:p>
    <w:p w14:paraId="1D5FD1B2" w14:textId="1BFD3019" w:rsidR="00E03EC7" w:rsidRPr="00571B09" w:rsidRDefault="00E03EC7">
      <w:pPr>
        <w:rPr>
          <w:ins w:id="42" w:author="Konstantinos Chatzis" w:date="2021-02-28T16:23:00Z"/>
          <w:lang w:val="el-GR"/>
          <w:rPrChange w:id="43" w:author="Konstantinos Chatzis" w:date="2021-02-28T16:33:00Z">
            <w:rPr>
              <w:ins w:id="44" w:author="Konstantinos Chatzis" w:date="2021-02-28T16:23:00Z"/>
            </w:rPr>
          </w:rPrChange>
        </w:rPr>
      </w:pPr>
    </w:p>
    <w:tbl>
      <w:tblPr>
        <w:tblStyle w:val="TableGridLight"/>
        <w:tblpPr w:leftFromText="180" w:rightFromText="180" w:horzAnchor="margin" w:tblpXSpec="right" w:tblpY="2486"/>
        <w:tblW w:w="0" w:type="auto"/>
        <w:tblLook w:val="04A0" w:firstRow="1" w:lastRow="0" w:firstColumn="1" w:lastColumn="0" w:noHBand="0" w:noVBand="1"/>
        <w:tblPrChange w:id="45" w:author="Konstantinos Chatzis" w:date="2021-02-28T16:25:00Z">
          <w:tblPr>
            <w:tblStyle w:val="TableGridLigh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46">
          <w:tblGrid>
            <w:gridCol w:w="3116"/>
            <w:gridCol w:w="3117"/>
            <w:gridCol w:w="3117"/>
          </w:tblGrid>
        </w:tblGridChange>
      </w:tblGrid>
      <w:tr w:rsidR="00442E8B" w:rsidRPr="00571B09" w:rsidDel="00E03EC7" w14:paraId="5175C713" w14:textId="486D9F8C" w:rsidTr="00E03EC7">
        <w:trPr>
          <w:del w:id="47" w:author="Konstantinos Chatzis" w:date="2021-02-28T16:26:00Z"/>
        </w:trPr>
        <w:tc>
          <w:tcPr>
            <w:tcW w:w="3116" w:type="dxa"/>
            <w:tcPrChange w:id="48" w:author="Konstantinos Chatzis" w:date="2021-02-28T16:25:00Z">
              <w:tcPr>
                <w:tcW w:w="3116" w:type="dxa"/>
              </w:tcPr>
            </w:tcPrChange>
          </w:tcPr>
          <w:p w14:paraId="05195E42" w14:textId="2D3760D7" w:rsidR="00442E8B" w:rsidRPr="00571B09" w:rsidDel="00E03EC7" w:rsidRDefault="00442E8B" w:rsidP="00E03EC7">
            <w:pPr>
              <w:jc w:val="center"/>
              <w:rPr>
                <w:del w:id="49" w:author="Konstantinos Chatzis" w:date="2021-02-28T16:26:00Z"/>
                <w:sz w:val="20"/>
                <w:szCs w:val="20"/>
                <w:lang w:val="el-GR"/>
                <w:rPrChange w:id="50" w:author="Konstantinos Chatzis" w:date="2021-02-28T16:33:00Z">
                  <w:rPr>
                    <w:del w:id="51" w:author="Konstantinos Chatzis" w:date="2021-02-28T16:26:00Z"/>
                    <w:sz w:val="20"/>
                    <w:szCs w:val="20"/>
                  </w:rPr>
                </w:rPrChange>
              </w:rPr>
              <w:pPrChange w:id="52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53" w:author="Konstantinos Chatzis" w:date="2021-02-28T16:25:00Z">
              <w:tcPr>
                <w:tcW w:w="3117" w:type="dxa"/>
              </w:tcPr>
            </w:tcPrChange>
          </w:tcPr>
          <w:p w14:paraId="3941B942" w14:textId="1A083249" w:rsidR="00442E8B" w:rsidRPr="00571B09" w:rsidDel="00E03EC7" w:rsidRDefault="00442E8B" w:rsidP="00E03EC7">
            <w:pPr>
              <w:jc w:val="center"/>
              <w:rPr>
                <w:del w:id="54" w:author="Konstantinos Chatzis" w:date="2021-02-28T16:26:00Z"/>
                <w:sz w:val="20"/>
                <w:szCs w:val="20"/>
                <w:lang w:val="el-GR"/>
                <w:rPrChange w:id="55" w:author="Konstantinos Chatzis" w:date="2021-02-28T16:33:00Z">
                  <w:rPr>
                    <w:del w:id="56" w:author="Konstantinos Chatzis" w:date="2021-02-28T16:26:00Z"/>
                    <w:sz w:val="20"/>
                    <w:szCs w:val="20"/>
                  </w:rPr>
                </w:rPrChange>
              </w:rPr>
              <w:pPrChange w:id="57" w:author="Konstantinos Chatzis" w:date="2021-02-28T15:42:00Z">
                <w:pPr/>
              </w:pPrChange>
            </w:pPr>
            <w:del w:id="58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42465835" wp14:editId="7B52B501">
                    <wp:extent cx="1038225" cy="1038225"/>
                    <wp:effectExtent l="0" t="0" r="9525" b="9525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59" w:author="Konstantinos Chatzis" w:date="2021-02-28T16:25:00Z">
              <w:tcPr>
                <w:tcW w:w="3117" w:type="dxa"/>
              </w:tcPr>
            </w:tcPrChange>
          </w:tcPr>
          <w:p w14:paraId="296CE40E" w14:textId="2226E00A" w:rsidR="00442E8B" w:rsidRPr="00571B09" w:rsidDel="00E03EC7" w:rsidRDefault="00442E8B" w:rsidP="00E03EC7">
            <w:pPr>
              <w:jc w:val="center"/>
              <w:rPr>
                <w:del w:id="60" w:author="Konstantinos Chatzis" w:date="2021-02-28T16:26:00Z"/>
                <w:sz w:val="20"/>
                <w:szCs w:val="20"/>
                <w:lang w:val="el-GR"/>
                <w:rPrChange w:id="61" w:author="Konstantinos Chatzis" w:date="2021-02-28T16:33:00Z">
                  <w:rPr>
                    <w:del w:id="62" w:author="Konstantinos Chatzis" w:date="2021-02-28T16:26:00Z"/>
                    <w:sz w:val="20"/>
                    <w:szCs w:val="20"/>
                  </w:rPr>
                </w:rPrChange>
              </w:rPr>
              <w:pPrChange w:id="63" w:author="Konstantinos Chatzis" w:date="2021-02-28T15:42:00Z">
                <w:pPr/>
              </w:pPrChange>
            </w:pPr>
          </w:p>
        </w:tc>
      </w:tr>
      <w:tr w:rsidR="00442E8B" w:rsidRPr="00571B09" w:rsidDel="00E03EC7" w14:paraId="1DE6BFED" w14:textId="2C835069" w:rsidTr="00E03EC7">
        <w:trPr>
          <w:del w:id="64" w:author="Konstantinos Chatzis" w:date="2021-02-28T16:26:00Z"/>
        </w:trPr>
        <w:tc>
          <w:tcPr>
            <w:tcW w:w="3116" w:type="dxa"/>
            <w:tcPrChange w:id="65" w:author="Konstantinos Chatzis" w:date="2021-02-28T16:25:00Z">
              <w:tcPr>
                <w:tcW w:w="3116" w:type="dxa"/>
              </w:tcPr>
            </w:tcPrChange>
          </w:tcPr>
          <w:p w14:paraId="2E630383" w14:textId="6E2D1865" w:rsidR="00442E8B" w:rsidRPr="00571B09" w:rsidDel="00E03EC7" w:rsidRDefault="00442E8B" w:rsidP="00E03EC7">
            <w:pPr>
              <w:jc w:val="center"/>
              <w:rPr>
                <w:del w:id="66" w:author="Konstantinos Chatzis" w:date="2021-02-28T16:26:00Z"/>
                <w:sz w:val="20"/>
                <w:szCs w:val="20"/>
                <w:lang w:val="el-GR"/>
                <w:rPrChange w:id="67" w:author="Konstantinos Chatzis" w:date="2021-02-28T16:33:00Z">
                  <w:rPr>
                    <w:del w:id="68" w:author="Konstantinos Chatzis" w:date="2021-02-28T16:26:00Z"/>
                    <w:sz w:val="20"/>
                    <w:szCs w:val="20"/>
                  </w:rPr>
                </w:rPrChange>
              </w:rPr>
              <w:pPrChange w:id="69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70" w:author="Konstantinos Chatzis" w:date="2021-02-28T16:25:00Z">
              <w:tcPr>
                <w:tcW w:w="3117" w:type="dxa"/>
              </w:tcPr>
            </w:tcPrChange>
          </w:tcPr>
          <w:p w14:paraId="278A89BD" w14:textId="5F703C8B" w:rsidR="00442E8B" w:rsidRPr="00571B09" w:rsidDel="00E03EC7" w:rsidRDefault="00442E8B" w:rsidP="00E03EC7">
            <w:pPr>
              <w:jc w:val="center"/>
              <w:rPr>
                <w:del w:id="71" w:author="Konstantinos Chatzis" w:date="2021-02-28T16:26:00Z"/>
                <w:sz w:val="20"/>
                <w:szCs w:val="20"/>
                <w:lang w:val="el-GR"/>
                <w:rPrChange w:id="72" w:author="Konstantinos Chatzis" w:date="2021-02-28T16:33:00Z">
                  <w:rPr>
                    <w:del w:id="73" w:author="Konstantinos Chatzis" w:date="2021-02-28T16:26:00Z"/>
                    <w:sz w:val="20"/>
                    <w:szCs w:val="20"/>
                  </w:rPr>
                </w:rPrChange>
              </w:rPr>
              <w:pPrChange w:id="74" w:author="Konstantinos Chatzis" w:date="2021-02-28T15:42:00Z">
                <w:pPr/>
              </w:pPrChange>
            </w:pPr>
            <w:del w:id="75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3FB44CFE" wp14:editId="2EF6F428">
                    <wp:extent cx="1038225" cy="1038225"/>
                    <wp:effectExtent l="0" t="0" r="9525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76" w:author="Konstantinos Chatzis" w:date="2021-02-28T16:25:00Z">
              <w:tcPr>
                <w:tcW w:w="3117" w:type="dxa"/>
              </w:tcPr>
            </w:tcPrChange>
          </w:tcPr>
          <w:p w14:paraId="08D2E6A3" w14:textId="7ED42B05" w:rsidR="00442E8B" w:rsidRPr="00571B09" w:rsidDel="00E03EC7" w:rsidRDefault="00442E8B" w:rsidP="00E03EC7">
            <w:pPr>
              <w:jc w:val="center"/>
              <w:rPr>
                <w:del w:id="77" w:author="Konstantinos Chatzis" w:date="2021-02-28T16:26:00Z"/>
                <w:sz w:val="20"/>
                <w:szCs w:val="20"/>
                <w:lang w:val="el-GR"/>
                <w:rPrChange w:id="78" w:author="Konstantinos Chatzis" w:date="2021-02-28T16:33:00Z">
                  <w:rPr>
                    <w:del w:id="79" w:author="Konstantinos Chatzis" w:date="2021-02-28T16:26:00Z"/>
                    <w:sz w:val="20"/>
                    <w:szCs w:val="20"/>
                  </w:rPr>
                </w:rPrChange>
              </w:rPr>
              <w:pPrChange w:id="80" w:author="Konstantinos Chatzis" w:date="2021-02-28T15:42:00Z">
                <w:pPr/>
              </w:pPrChange>
            </w:pPr>
          </w:p>
        </w:tc>
      </w:tr>
      <w:tr w:rsidR="00442E8B" w:rsidRPr="00571B09" w:rsidDel="00E03EC7" w14:paraId="05FD090C" w14:textId="54FA74E6" w:rsidTr="00E03EC7">
        <w:trPr>
          <w:del w:id="81" w:author="Konstantinos Chatzis" w:date="2021-02-28T16:26:00Z"/>
        </w:trPr>
        <w:tc>
          <w:tcPr>
            <w:tcW w:w="3116" w:type="dxa"/>
            <w:tcPrChange w:id="82" w:author="Konstantinos Chatzis" w:date="2021-02-28T16:25:00Z">
              <w:tcPr>
                <w:tcW w:w="3116" w:type="dxa"/>
              </w:tcPr>
            </w:tcPrChange>
          </w:tcPr>
          <w:p w14:paraId="355AD236" w14:textId="216BD7D4" w:rsidR="00442E8B" w:rsidRPr="00571B09" w:rsidDel="00E03EC7" w:rsidRDefault="00442E8B" w:rsidP="00E03EC7">
            <w:pPr>
              <w:jc w:val="center"/>
              <w:rPr>
                <w:del w:id="83" w:author="Konstantinos Chatzis" w:date="2021-02-28T16:26:00Z"/>
                <w:sz w:val="20"/>
                <w:szCs w:val="20"/>
                <w:lang w:val="el-GR"/>
                <w:rPrChange w:id="84" w:author="Konstantinos Chatzis" w:date="2021-02-28T16:33:00Z">
                  <w:rPr>
                    <w:del w:id="85" w:author="Konstantinos Chatzis" w:date="2021-02-28T16:26:00Z"/>
                    <w:sz w:val="20"/>
                    <w:szCs w:val="20"/>
                  </w:rPr>
                </w:rPrChange>
              </w:rPr>
              <w:pPrChange w:id="86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87" w:author="Konstantinos Chatzis" w:date="2021-02-28T16:25:00Z">
              <w:tcPr>
                <w:tcW w:w="3117" w:type="dxa"/>
              </w:tcPr>
            </w:tcPrChange>
          </w:tcPr>
          <w:p w14:paraId="783F372F" w14:textId="1038F16A" w:rsidR="00442E8B" w:rsidRPr="00571B09" w:rsidDel="00E03EC7" w:rsidRDefault="00442E8B" w:rsidP="00E03EC7">
            <w:pPr>
              <w:jc w:val="center"/>
              <w:rPr>
                <w:del w:id="88" w:author="Konstantinos Chatzis" w:date="2021-02-28T16:26:00Z"/>
                <w:noProof/>
                <w:sz w:val="20"/>
                <w:szCs w:val="20"/>
                <w:lang w:val="el-GR"/>
                <w:rPrChange w:id="89" w:author="Konstantinos Chatzis" w:date="2021-02-28T16:33:00Z">
                  <w:rPr>
                    <w:del w:id="90" w:author="Konstantinos Chatzis" w:date="2021-02-28T16:26:00Z"/>
                    <w:noProof/>
                    <w:sz w:val="20"/>
                    <w:szCs w:val="20"/>
                  </w:rPr>
                </w:rPrChange>
              </w:rPr>
            </w:pPr>
          </w:p>
        </w:tc>
        <w:tc>
          <w:tcPr>
            <w:tcW w:w="3117" w:type="dxa"/>
            <w:tcPrChange w:id="91" w:author="Konstantinos Chatzis" w:date="2021-02-28T16:25:00Z">
              <w:tcPr>
                <w:tcW w:w="3117" w:type="dxa"/>
              </w:tcPr>
            </w:tcPrChange>
          </w:tcPr>
          <w:p w14:paraId="2C34F08D" w14:textId="01B9EE5F" w:rsidR="00442E8B" w:rsidRPr="00571B09" w:rsidDel="00E03EC7" w:rsidRDefault="00442E8B" w:rsidP="00E03EC7">
            <w:pPr>
              <w:jc w:val="center"/>
              <w:rPr>
                <w:del w:id="92" w:author="Konstantinos Chatzis" w:date="2021-02-28T16:26:00Z"/>
                <w:sz w:val="20"/>
                <w:szCs w:val="20"/>
                <w:lang w:val="el-GR"/>
                <w:rPrChange w:id="93" w:author="Konstantinos Chatzis" w:date="2021-02-28T16:33:00Z">
                  <w:rPr>
                    <w:del w:id="94" w:author="Konstantinos Chatzis" w:date="2021-02-28T16:26:00Z"/>
                    <w:sz w:val="20"/>
                    <w:szCs w:val="20"/>
                  </w:rPr>
                </w:rPrChange>
              </w:rPr>
              <w:pPrChange w:id="95" w:author="Konstantinos Chatzis" w:date="2021-02-28T15:42:00Z">
                <w:pPr/>
              </w:pPrChange>
            </w:pPr>
          </w:p>
        </w:tc>
      </w:tr>
      <w:tr w:rsidR="00442E8B" w:rsidRPr="00571B09" w:rsidDel="00442E8B" w14:paraId="0919F53D" w14:textId="5717E37B" w:rsidTr="00E03EC7">
        <w:trPr>
          <w:del w:id="96" w:author="Konstantinos Chatzis" w:date="2021-02-28T15:41:00Z"/>
        </w:trPr>
        <w:tc>
          <w:tcPr>
            <w:tcW w:w="3116" w:type="dxa"/>
            <w:tcPrChange w:id="97" w:author="Konstantinos Chatzis" w:date="2021-02-28T16:25:00Z">
              <w:tcPr>
                <w:tcW w:w="3116" w:type="dxa"/>
              </w:tcPr>
            </w:tcPrChange>
          </w:tcPr>
          <w:p w14:paraId="5750D132" w14:textId="05B7E0F4" w:rsidR="00442E8B" w:rsidRPr="00571B09" w:rsidDel="00442E8B" w:rsidRDefault="00442E8B" w:rsidP="00E03EC7">
            <w:pPr>
              <w:jc w:val="center"/>
              <w:rPr>
                <w:del w:id="98" w:author="Konstantinos Chatzis" w:date="2021-02-28T15:41:00Z"/>
                <w:sz w:val="20"/>
                <w:szCs w:val="20"/>
                <w:lang w:val="el-GR"/>
                <w:rPrChange w:id="99" w:author="Konstantinos Chatzis" w:date="2021-02-28T16:33:00Z">
                  <w:rPr>
                    <w:del w:id="100" w:author="Konstantinos Chatzis" w:date="2021-02-28T15:41:00Z"/>
                    <w:sz w:val="20"/>
                    <w:szCs w:val="20"/>
                  </w:rPr>
                </w:rPrChange>
              </w:rPr>
              <w:pPrChange w:id="101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102" w:author="Konstantinos Chatzis" w:date="2021-02-28T16:25:00Z">
              <w:tcPr>
                <w:tcW w:w="3117" w:type="dxa"/>
              </w:tcPr>
            </w:tcPrChange>
          </w:tcPr>
          <w:p w14:paraId="52766213" w14:textId="7A3D99D9" w:rsidR="00442E8B" w:rsidRPr="00571B09" w:rsidDel="00442E8B" w:rsidRDefault="00442E8B" w:rsidP="00E03EC7">
            <w:pPr>
              <w:jc w:val="center"/>
              <w:rPr>
                <w:del w:id="103" w:author="Konstantinos Chatzis" w:date="2021-02-28T15:41:00Z"/>
                <w:noProof/>
                <w:sz w:val="20"/>
                <w:szCs w:val="20"/>
                <w:lang w:val="el-GR"/>
                <w:rPrChange w:id="104" w:author="Konstantinos Chatzis" w:date="2021-02-28T16:33:00Z">
                  <w:rPr>
                    <w:del w:id="105" w:author="Konstantinos Chatzis" w:date="2021-02-28T15:41:00Z"/>
                    <w:noProof/>
                    <w:sz w:val="20"/>
                    <w:szCs w:val="20"/>
                  </w:rPr>
                </w:rPrChange>
              </w:rPr>
              <w:pPrChange w:id="106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107" w:author="Konstantinos Chatzis" w:date="2021-02-28T16:25:00Z">
              <w:tcPr>
                <w:tcW w:w="3117" w:type="dxa"/>
              </w:tcPr>
            </w:tcPrChange>
          </w:tcPr>
          <w:p w14:paraId="229D56DC" w14:textId="2844164A" w:rsidR="00442E8B" w:rsidRPr="00571B09" w:rsidDel="00442E8B" w:rsidRDefault="00442E8B" w:rsidP="00E03EC7">
            <w:pPr>
              <w:jc w:val="center"/>
              <w:rPr>
                <w:del w:id="108" w:author="Konstantinos Chatzis" w:date="2021-02-28T15:41:00Z"/>
                <w:sz w:val="20"/>
                <w:szCs w:val="20"/>
                <w:lang w:val="el-GR"/>
                <w:rPrChange w:id="109" w:author="Konstantinos Chatzis" w:date="2021-02-28T16:33:00Z">
                  <w:rPr>
                    <w:del w:id="110" w:author="Konstantinos Chatzis" w:date="2021-02-28T15:41:00Z"/>
                    <w:sz w:val="20"/>
                    <w:szCs w:val="20"/>
                  </w:rPr>
                </w:rPrChange>
              </w:rPr>
              <w:pPrChange w:id="111" w:author="Konstantinos Chatzis" w:date="2021-02-28T15:42:00Z">
                <w:pPr/>
              </w:pPrChange>
            </w:pPr>
          </w:p>
        </w:tc>
      </w:tr>
    </w:tbl>
    <w:tbl>
      <w:tblPr>
        <w:tblStyle w:val="TableGridLight"/>
        <w:tblpPr w:leftFromText="180" w:rightFromText="180" w:vertAnchor="text" w:horzAnchor="margin" w:tblpXSpec="center" w:tblpY="7619"/>
        <w:tblW w:w="0" w:type="auto"/>
        <w:tblLook w:val="04A0" w:firstRow="1" w:lastRow="0" w:firstColumn="1" w:lastColumn="0" w:noHBand="0" w:noVBand="1"/>
      </w:tblPr>
      <w:tblGrid>
        <w:gridCol w:w="3105"/>
        <w:gridCol w:w="3168"/>
        <w:gridCol w:w="3126"/>
      </w:tblGrid>
      <w:tr w:rsidR="00E03EC7" w14:paraId="0153E0BF" w14:textId="77777777" w:rsidTr="00E03EC7">
        <w:trPr>
          <w:ins w:id="112" w:author="Konstantinos Chatzis" w:date="2021-02-28T16:26:00Z"/>
        </w:trPr>
        <w:tc>
          <w:tcPr>
            <w:tcW w:w="3105" w:type="dxa"/>
          </w:tcPr>
          <w:p w14:paraId="07173D56" w14:textId="77777777" w:rsidR="00E03EC7" w:rsidRDefault="00E03EC7" w:rsidP="00E03EC7">
            <w:pPr>
              <w:jc w:val="center"/>
              <w:rPr>
                <w:ins w:id="113" w:author="Konstantinos Chatzis" w:date="2021-02-28T16:26:00Z"/>
                <w:sz w:val="20"/>
                <w:szCs w:val="20"/>
              </w:rPr>
            </w:pPr>
            <w:ins w:id="114" w:author="Konstantinos Chatzis" w:date="2021-02-28T16:26:00Z">
              <w:r>
                <w:rPr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4DAA8580" wp14:editId="21D05BE4">
                    <wp:extent cx="1819656" cy="1819656"/>
                    <wp:effectExtent l="0" t="0" r="9525" b="9525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68" w:type="dxa"/>
          </w:tcPr>
          <w:p w14:paraId="2198B47B" w14:textId="77777777" w:rsidR="00E03EC7" w:rsidRDefault="00E03EC7" w:rsidP="00E03EC7">
            <w:pPr>
              <w:jc w:val="center"/>
              <w:rPr>
                <w:ins w:id="115" w:author="Konstantinos Chatzis" w:date="2021-02-28T16:26:00Z"/>
                <w:sz w:val="20"/>
                <w:szCs w:val="20"/>
              </w:rPr>
            </w:pPr>
            <w:ins w:id="116" w:author="Konstantinos Chatzis" w:date="2021-02-28T16:2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5161EBE1" wp14:editId="34A2FD77">
                    <wp:extent cx="1819656" cy="1819656"/>
                    <wp:effectExtent l="0" t="0" r="9525" b="9525"/>
                    <wp:docPr id="21" name="Picture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26" w:type="dxa"/>
          </w:tcPr>
          <w:p w14:paraId="7A509AE9" w14:textId="77777777" w:rsidR="00E03EC7" w:rsidRDefault="00E03EC7" w:rsidP="00E03EC7">
            <w:pPr>
              <w:jc w:val="center"/>
              <w:rPr>
                <w:ins w:id="117" w:author="Konstantinos Chatzis" w:date="2021-02-28T16:26:00Z"/>
                <w:sz w:val="20"/>
                <w:szCs w:val="20"/>
              </w:rPr>
            </w:pPr>
            <w:ins w:id="118" w:author="Konstantinos Chatzis" w:date="2021-02-28T16:2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6BE29931" wp14:editId="6F1BDA45">
                    <wp:extent cx="1819656" cy="1819656"/>
                    <wp:effectExtent l="0" t="0" r="9525" b="9525"/>
                    <wp:docPr id="22" name="Picture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30F83666" w14:textId="77777777" w:rsidTr="00E03EC7">
        <w:trPr>
          <w:ins w:id="119" w:author="Konstantinos Chatzis" w:date="2021-02-28T16:26:00Z"/>
        </w:trPr>
        <w:tc>
          <w:tcPr>
            <w:tcW w:w="3105" w:type="dxa"/>
          </w:tcPr>
          <w:p w14:paraId="09E1BBDC" w14:textId="77777777" w:rsidR="00E03EC7" w:rsidRDefault="00E03EC7" w:rsidP="00E03EC7">
            <w:pPr>
              <w:jc w:val="center"/>
              <w:rPr>
                <w:ins w:id="120" w:author="Konstantinos Chatzis" w:date="2021-02-28T16:26:00Z"/>
                <w:sz w:val="20"/>
                <w:szCs w:val="20"/>
              </w:rPr>
            </w:pPr>
            <w:ins w:id="121" w:author="Konstantinos Chatzis" w:date="2021-02-28T16:2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A917172" wp14:editId="58B9D6F0">
                    <wp:extent cx="1834739" cy="1449238"/>
                    <wp:effectExtent l="0" t="0" r="0" b="0"/>
                    <wp:docPr id="24" name="Picture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55" t="7588" r="9802" b="11261"/>
                            <a:stretch/>
                          </pic:blipFill>
                          <pic:spPr bwMode="auto">
                            <a:xfrm>
                              <a:off x="0" y="0"/>
                              <a:ext cx="1834739" cy="1449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68" w:type="dxa"/>
          </w:tcPr>
          <w:p w14:paraId="33F08A71" w14:textId="77777777" w:rsidR="00E03EC7" w:rsidRDefault="00E03EC7" w:rsidP="00E03EC7">
            <w:pPr>
              <w:jc w:val="center"/>
              <w:rPr>
                <w:ins w:id="122" w:author="Konstantinos Chatzis" w:date="2021-02-28T16:26:00Z"/>
                <w:sz w:val="20"/>
                <w:szCs w:val="20"/>
              </w:rPr>
            </w:pPr>
            <w:ins w:id="123" w:author="Konstantinos Chatzis" w:date="2021-02-28T16:2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6C779BB0" wp14:editId="439C9B5C">
                    <wp:extent cx="1874520" cy="1481328"/>
                    <wp:effectExtent l="0" t="0" r="0" b="5080"/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09" t="7659" r="9805" b="11094"/>
                            <a:stretch/>
                          </pic:blipFill>
                          <pic:spPr bwMode="auto">
                            <a:xfrm>
                              <a:off x="0" y="0"/>
                              <a:ext cx="1874520" cy="14813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26" w:type="dxa"/>
          </w:tcPr>
          <w:p w14:paraId="2DFBD3C7" w14:textId="77777777" w:rsidR="00E03EC7" w:rsidRDefault="00E03EC7" w:rsidP="00E03EC7">
            <w:pPr>
              <w:jc w:val="center"/>
              <w:rPr>
                <w:ins w:id="124" w:author="Konstantinos Chatzis" w:date="2021-02-28T16:26:00Z"/>
                <w:sz w:val="20"/>
                <w:szCs w:val="20"/>
              </w:rPr>
            </w:pPr>
            <w:ins w:id="125" w:author="Konstantinos Chatzis" w:date="2021-02-28T16:2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6A00EBF7" wp14:editId="406950E0">
                    <wp:extent cx="1847088" cy="1453896"/>
                    <wp:effectExtent l="0" t="0" r="1270" b="0"/>
                    <wp:docPr id="26" name="Picture 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312" t="7429" r="9361" b="11114"/>
                            <a:stretch/>
                          </pic:blipFill>
                          <pic:spPr bwMode="auto">
                            <a:xfrm>
                              <a:off x="0" y="0"/>
                              <a:ext cx="1847088" cy="1453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3BCEC983" w14:textId="77777777" w:rsidTr="00E03EC7">
        <w:trPr>
          <w:ins w:id="126" w:author="Konstantinos Chatzis" w:date="2021-02-28T16:26:00Z"/>
        </w:trPr>
        <w:tc>
          <w:tcPr>
            <w:tcW w:w="3105" w:type="dxa"/>
          </w:tcPr>
          <w:p w14:paraId="3D4BB29F" w14:textId="77777777" w:rsidR="00E03EC7" w:rsidRDefault="00E03EC7" w:rsidP="00E03EC7">
            <w:pPr>
              <w:jc w:val="center"/>
              <w:rPr>
                <w:ins w:id="127" w:author="Konstantinos Chatzis" w:date="2021-02-28T16:26:00Z"/>
                <w:sz w:val="20"/>
                <w:szCs w:val="20"/>
              </w:rPr>
            </w:pPr>
            <m:oMathPara>
              <m:oMath>
                <m:r>
                  <w:ins w:id="128" w:author="Konstantinos Chatzis" w:date="2021-02-28T16:26:00Z">
                    <w:rPr>
                      <w:rFonts w:ascii="Cambria Math" w:hAnsi="Cambria Math"/>
                      <w:sz w:val="20"/>
                      <w:szCs w:val="20"/>
                    </w:rPr>
                    <m:t>σ=0.15</m:t>
                  </w:ins>
                </m:r>
              </m:oMath>
            </m:oMathPara>
          </w:p>
        </w:tc>
        <w:tc>
          <w:tcPr>
            <w:tcW w:w="3168" w:type="dxa"/>
          </w:tcPr>
          <w:p w14:paraId="1C104B81" w14:textId="77777777" w:rsidR="00E03EC7" w:rsidRDefault="00E03EC7" w:rsidP="00E03EC7">
            <w:pPr>
              <w:jc w:val="center"/>
              <w:rPr>
                <w:ins w:id="129" w:author="Konstantinos Chatzis" w:date="2021-02-28T16:26:00Z"/>
                <w:noProof/>
                <w:sz w:val="20"/>
                <w:szCs w:val="20"/>
              </w:rPr>
            </w:pPr>
            <m:oMathPara>
              <m:oMath>
                <m:r>
                  <w:ins w:id="130" w:author="Konstantinos Chatzis" w:date="2021-02-28T16:26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σ=0.30</m:t>
                  </w:ins>
                </m:r>
              </m:oMath>
            </m:oMathPara>
          </w:p>
        </w:tc>
        <w:tc>
          <w:tcPr>
            <w:tcW w:w="3126" w:type="dxa"/>
          </w:tcPr>
          <w:p w14:paraId="382D4577" w14:textId="77777777" w:rsidR="00E03EC7" w:rsidRDefault="00E03EC7" w:rsidP="00E03EC7">
            <w:pPr>
              <w:jc w:val="center"/>
              <w:rPr>
                <w:ins w:id="131" w:author="Konstantinos Chatzis" w:date="2021-02-28T16:26:00Z"/>
                <w:sz w:val="20"/>
                <w:szCs w:val="20"/>
              </w:rPr>
            </w:pPr>
            <m:oMath>
              <m:r>
                <w:ins w:id="132" w:author="Konstantinos Chatzis" w:date="2021-02-28T16:26:00Z">
                  <w:rPr>
                    <w:rFonts w:ascii="Cambria Math" w:hAnsi="Cambria Math"/>
                    <w:sz w:val="20"/>
                    <w:szCs w:val="20"/>
                  </w:rPr>
                  <m:t>σ=0.</m:t>
                </w:ins>
              </m:r>
            </m:oMath>
            <w:ins w:id="133" w:author="Konstantinos Chatzis" w:date="2021-02-28T16:26:00Z">
              <w:r>
                <w:rPr>
                  <w:rFonts w:eastAsiaTheme="minorEastAsia"/>
                  <w:sz w:val="20"/>
                  <w:szCs w:val="20"/>
                </w:rPr>
                <w:t>40</w:t>
              </w:r>
            </w:ins>
          </w:p>
        </w:tc>
      </w:tr>
      <w:tr w:rsidR="00E03EC7" w14:paraId="5D0CC33B" w14:textId="77777777" w:rsidTr="00E03EC7">
        <w:trPr>
          <w:ins w:id="134" w:author="Konstantinos Chatzis" w:date="2021-02-28T16:26:00Z"/>
        </w:trPr>
        <w:tc>
          <w:tcPr>
            <w:tcW w:w="9399" w:type="dxa"/>
            <w:gridSpan w:val="3"/>
          </w:tcPr>
          <w:p w14:paraId="071573EB" w14:textId="77777777" w:rsidR="00E03EC7" w:rsidRDefault="00E03EC7" w:rsidP="00E03EC7">
            <w:pPr>
              <w:jc w:val="center"/>
              <w:rPr>
                <w:ins w:id="135" w:author="Konstantinos Chatzis" w:date="2021-02-28T16:26:00Z"/>
                <w:rFonts w:ascii="Calibri" w:eastAsia="Calibri" w:hAnsi="Calibri" w:cs="Times New Roman"/>
                <w:sz w:val="20"/>
                <w:szCs w:val="20"/>
              </w:rPr>
            </w:pPr>
            <w:ins w:id="136" w:author="Konstantinos Chatzis" w:date="2021-02-28T16:26:00Z">
              <w:r>
                <w:rPr>
                  <w:rFonts w:ascii="Calibri" w:eastAsia="Calibri" w:hAnsi="Calibri" w:cs="Times New Roman"/>
                  <w:sz w:val="20"/>
                  <w:szCs w:val="20"/>
                </w:rPr>
                <w:t>Patch Size: 5x</w:t>
              </w:r>
              <w:proofErr w:type="gramStart"/>
              <w:r>
                <w:rPr>
                  <w:rFonts w:ascii="Calibri" w:eastAsia="Calibri" w:hAnsi="Calibri" w:cs="Times New Roman"/>
                  <w:sz w:val="20"/>
                  <w:szCs w:val="20"/>
                </w:rPr>
                <w:t>5,  Image</w:t>
              </w:r>
              <w:proofErr w:type="gramEnd"/>
              <w:r>
                <w:rPr>
                  <w:rFonts w:ascii="Calibri" w:eastAsia="Calibri" w:hAnsi="Calibri" w:cs="Times New Roman"/>
                  <w:sz w:val="20"/>
                  <w:szCs w:val="20"/>
                </w:rPr>
                <w:t xml:space="preserve"> Size: 340x340</w:t>
              </w:r>
            </w:ins>
          </w:p>
        </w:tc>
      </w:tr>
    </w:tbl>
    <w:p w14:paraId="52CDD9D3" w14:textId="5BB710F6" w:rsidR="00636813" w:rsidRDefault="002A42A0" w:rsidP="00442E8B">
      <w:pPr>
        <w:jc w:val="center"/>
        <w:rPr>
          <w:ins w:id="137" w:author="Konstantinos Chatzis" w:date="2021-02-28T15:43:00Z"/>
          <w:sz w:val="20"/>
          <w:szCs w:val="20"/>
        </w:rPr>
      </w:pPr>
    </w:p>
    <w:p w14:paraId="5A5AC8B7" w14:textId="0115AF35" w:rsidR="00E03EC7" w:rsidRDefault="00E03EC7">
      <w:pPr>
        <w:rPr>
          <w:ins w:id="138" w:author="Konstantinos Chatzis" w:date="2021-02-28T16:26:00Z"/>
          <w:sz w:val="20"/>
          <w:szCs w:val="20"/>
        </w:rPr>
      </w:pPr>
      <w:ins w:id="139" w:author="Konstantinos Chatzis" w:date="2021-02-28T16:29:00Z"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72A6B768" wp14:editId="06EA51C0">
              <wp:simplePos x="0" y="0"/>
              <wp:positionH relativeFrom="column">
                <wp:posOffset>4495800</wp:posOffset>
              </wp:positionH>
              <wp:positionV relativeFrom="paragraph">
                <wp:posOffset>2626995</wp:posOffset>
              </wp:positionV>
              <wp:extent cx="1819275" cy="1819275"/>
              <wp:effectExtent l="0" t="0" r="9525" b="9525"/>
              <wp:wrapSquare wrapText="bothSides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92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  <w:ins w:id="140" w:author="Konstantinos Chatzis" w:date="2021-02-28T16:26:00Z">
        <w:r>
          <w:rPr>
            <w:sz w:val="20"/>
            <w:szCs w:val="20"/>
          </w:rPr>
          <w:br w:type="page"/>
        </w:r>
      </w:ins>
    </w:p>
    <w:tbl>
      <w:tblPr>
        <w:tblStyle w:val="TableGridLight"/>
        <w:tblpPr w:leftFromText="180" w:rightFromText="180" w:vertAnchor="page" w:horzAnchor="margin" w:tblpXSpec="center" w:tblpY="877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3EC7" w14:paraId="3B8358DF" w14:textId="77777777" w:rsidTr="00E03EC7">
        <w:trPr>
          <w:ins w:id="141" w:author="Konstantinos Chatzis" w:date="2021-02-28T16:27:00Z"/>
        </w:trPr>
        <w:tc>
          <w:tcPr>
            <w:tcW w:w="3116" w:type="dxa"/>
          </w:tcPr>
          <w:p w14:paraId="2529CCC6" w14:textId="77777777" w:rsidR="00E03EC7" w:rsidRDefault="00E03EC7" w:rsidP="00E03EC7">
            <w:pPr>
              <w:jc w:val="center"/>
              <w:rPr>
                <w:ins w:id="142" w:author="Konstantinos Chatzis" w:date="2021-02-28T16:27:00Z"/>
                <w:sz w:val="20"/>
                <w:szCs w:val="20"/>
              </w:rPr>
            </w:pPr>
            <w:ins w:id="143" w:author="Konstantinos Chatzis" w:date="2021-02-28T16:27:00Z">
              <w:r>
                <w:rPr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417B638B" wp14:editId="35A6AC87">
                    <wp:extent cx="1819275" cy="1819275"/>
                    <wp:effectExtent l="0" t="0" r="9525" b="9525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275" cy="181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4FA19328" w14:textId="77777777" w:rsidR="00E03EC7" w:rsidRDefault="00E03EC7" w:rsidP="00E03EC7">
            <w:pPr>
              <w:jc w:val="center"/>
              <w:rPr>
                <w:ins w:id="144" w:author="Konstantinos Chatzis" w:date="2021-02-28T16:27:00Z"/>
                <w:sz w:val="20"/>
                <w:szCs w:val="20"/>
              </w:rPr>
            </w:pPr>
            <w:ins w:id="145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5635997F" wp14:editId="614E90E6">
                    <wp:extent cx="1828800" cy="1828800"/>
                    <wp:effectExtent l="0" t="0" r="0" b="0"/>
                    <wp:docPr id="4" name="Pictur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04974D76" w14:textId="77777777" w:rsidR="00E03EC7" w:rsidRDefault="00E03EC7" w:rsidP="00E03EC7">
            <w:pPr>
              <w:jc w:val="center"/>
              <w:rPr>
                <w:ins w:id="146" w:author="Konstantinos Chatzis" w:date="2021-02-28T16:27:00Z"/>
                <w:sz w:val="20"/>
                <w:szCs w:val="20"/>
              </w:rPr>
            </w:pPr>
            <w:ins w:id="147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E19B9BF" wp14:editId="5BF7A755">
                    <wp:extent cx="1828800" cy="1828800"/>
                    <wp:effectExtent l="0" t="0" r="0" b="0"/>
                    <wp:docPr id="6" name="Picture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0C96865E" w14:textId="77777777" w:rsidTr="00E03EC7">
        <w:trPr>
          <w:ins w:id="148" w:author="Konstantinos Chatzis" w:date="2021-02-28T16:27:00Z"/>
        </w:trPr>
        <w:tc>
          <w:tcPr>
            <w:tcW w:w="3116" w:type="dxa"/>
          </w:tcPr>
          <w:p w14:paraId="38F534E9" w14:textId="77777777" w:rsidR="00E03EC7" w:rsidRDefault="00E03EC7" w:rsidP="00E03EC7">
            <w:pPr>
              <w:jc w:val="center"/>
              <w:rPr>
                <w:ins w:id="149" w:author="Konstantinos Chatzis" w:date="2021-02-28T16:27:00Z"/>
                <w:sz w:val="20"/>
                <w:szCs w:val="20"/>
              </w:rPr>
            </w:pPr>
            <w:ins w:id="150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6DB44A4" wp14:editId="64E51C78">
                    <wp:extent cx="1828800" cy="182880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31FB9694" w14:textId="77777777" w:rsidR="00E03EC7" w:rsidRDefault="00E03EC7" w:rsidP="00E03EC7">
            <w:pPr>
              <w:jc w:val="center"/>
              <w:rPr>
                <w:ins w:id="151" w:author="Konstantinos Chatzis" w:date="2021-02-28T16:27:00Z"/>
                <w:sz w:val="20"/>
                <w:szCs w:val="20"/>
              </w:rPr>
            </w:pPr>
            <w:ins w:id="152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4822014" wp14:editId="4F157C1A">
                    <wp:extent cx="1828800" cy="18288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1BCC6DA1" w14:textId="77777777" w:rsidR="00E03EC7" w:rsidRDefault="00E03EC7" w:rsidP="00E03EC7">
            <w:pPr>
              <w:jc w:val="center"/>
              <w:rPr>
                <w:ins w:id="153" w:author="Konstantinos Chatzis" w:date="2021-02-28T16:27:00Z"/>
                <w:sz w:val="20"/>
                <w:szCs w:val="20"/>
              </w:rPr>
            </w:pPr>
            <w:ins w:id="154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0646CD50" wp14:editId="653F1DB3">
                    <wp:extent cx="1828800" cy="1828800"/>
                    <wp:effectExtent l="0" t="0" r="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7657D783" w14:textId="77777777" w:rsidTr="00E03EC7">
        <w:trPr>
          <w:ins w:id="155" w:author="Konstantinos Chatzis" w:date="2021-02-28T16:27:00Z"/>
        </w:trPr>
        <w:tc>
          <w:tcPr>
            <w:tcW w:w="3116" w:type="dxa"/>
          </w:tcPr>
          <w:p w14:paraId="05AD8591" w14:textId="77777777" w:rsidR="00E03EC7" w:rsidRDefault="00E03EC7" w:rsidP="00E03EC7">
            <w:pPr>
              <w:jc w:val="center"/>
              <w:rPr>
                <w:ins w:id="156" w:author="Konstantinos Chatzis" w:date="2021-02-28T16:27:00Z"/>
                <w:sz w:val="20"/>
                <w:szCs w:val="20"/>
              </w:rPr>
            </w:pPr>
            <m:oMathPara>
              <m:oMath>
                <m:r>
                  <w:ins w:id="157" w:author="Konstantinos Chatzis" w:date="2021-02-28T16:27:00Z">
                    <w:rPr>
                      <w:rFonts w:ascii="Cambria Math" w:hAnsi="Cambria Math"/>
                      <w:sz w:val="20"/>
                      <w:szCs w:val="20"/>
                    </w:rPr>
                    <m:t>σ=0.11</m:t>
                  </w:ins>
                </m:r>
              </m:oMath>
            </m:oMathPara>
          </w:p>
        </w:tc>
        <w:tc>
          <w:tcPr>
            <w:tcW w:w="3117" w:type="dxa"/>
          </w:tcPr>
          <w:p w14:paraId="6CE9AEBD" w14:textId="77777777" w:rsidR="00E03EC7" w:rsidRDefault="00E03EC7" w:rsidP="00E03EC7">
            <w:pPr>
              <w:jc w:val="center"/>
              <w:rPr>
                <w:ins w:id="158" w:author="Konstantinos Chatzis" w:date="2021-02-28T16:27:00Z"/>
                <w:noProof/>
                <w:sz w:val="20"/>
                <w:szCs w:val="20"/>
              </w:rPr>
            </w:pPr>
            <m:oMathPara>
              <m:oMath>
                <m:r>
                  <w:ins w:id="159" w:author="Konstantinos Chatzis" w:date="2021-02-28T16:27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σ=0.12</m:t>
                  </w:ins>
                </m:r>
              </m:oMath>
            </m:oMathPara>
          </w:p>
        </w:tc>
        <w:tc>
          <w:tcPr>
            <w:tcW w:w="3117" w:type="dxa"/>
          </w:tcPr>
          <w:p w14:paraId="5BE18929" w14:textId="77777777" w:rsidR="00E03EC7" w:rsidRDefault="00E03EC7" w:rsidP="00E03EC7">
            <w:pPr>
              <w:jc w:val="center"/>
              <w:rPr>
                <w:ins w:id="160" w:author="Konstantinos Chatzis" w:date="2021-02-28T16:27:00Z"/>
                <w:sz w:val="20"/>
                <w:szCs w:val="20"/>
              </w:rPr>
            </w:pPr>
            <m:oMathPara>
              <m:oMath>
                <m:r>
                  <w:ins w:id="161" w:author="Konstantinos Chatzis" w:date="2021-02-28T16:27:00Z">
                    <w:rPr>
                      <w:rFonts w:ascii="Cambria Math" w:hAnsi="Cambria Math"/>
                      <w:sz w:val="20"/>
                      <w:szCs w:val="20"/>
                    </w:rPr>
                    <m:t>σ=0.13</m:t>
                  </w:ins>
                </m:r>
              </m:oMath>
            </m:oMathPara>
          </w:p>
        </w:tc>
      </w:tr>
      <w:tr w:rsidR="00E03EC7" w:rsidDel="00442E8B" w14:paraId="7A203AC4" w14:textId="77777777" w:rsidTr="00E03EC7">
        <w:trPr>
          <w:ins w:id="162" w:author="Konstantinos Chatzis" w:date="2021-02-28T16:27:00Z"/>
        </w:trPr>
        <w:tc>
          <w:tcPr>
            <w:tcW w:w="9350" w:type="dxa"/>
            <w:gridSpan w:val="3"/>
          </w:tcPr>
          <w:p w14:paraId="22F3B2D4" w14:textId="77777777" w:rsidR="00E03EC7" w:rsidDel="00442E8B" w:rsidRDefault="00E03EC7" w:rsidP="00E03EC7">
            <w:pPr>
              <w:jc w:val="center"/>
              <w:rPr>
                <w:ins w:id="163" w:author="Konstantinos Chatzis" w:date="2021-02-28T16:27:00Z"/>
                <w:sz w:val="20"/>
                <w:szCs w:val="20"/>
              </w:rPr>
            </w:pPr>
            <w:ins w:id="164" w:author="Konstantinos Chatzis" w:date="2021-02-28T16:27:00Z">
              <w:r>
                <w:rPr>
                  <w:rFonts w:ascii="Calibri" w:eastAsia="Calibri" w:hAnsi="Calibri" w:cs="Times New Roman"/>
                  <w:sz w:val="20"/>
                  <w:szCs w:val="20"/>
                </w:rPr>
                <w:t>Patch Size: 5x</w:t>
              </w:r>
              <w:proofErr w:type="gramStart"/>
              <w:r>
                <w:rPr>
                  <w:rFonts w:ascii="Calibri" w:eastAsia="Calibri" w:hAnsi="Calibri" w:cs="Times New Roman"/>
                  <w:sz w:val="20"/>
                  <w:szCs w:val="20"/>
                </w:rPr>
                <w:t>5,  Image</w:t>
              </w:r>
              <w:proofErr w:type="gramEnd"/>
              <w:r>
                <w:rPr>
                  <w:rFonts w:ascii="Calibri" w:eastAsia="Calibri" w:hAnsi="Calibri" w:cs="Times New Roman"/>
                  <w:sz w:val="20"/>
                  <w:szCs w:val="20"/>
                </w:rPr>
                <w:t xml:space="preserve"> Size: 340x340</w:t>
              </w:r>
            </w:ins>
          </w:p>
        </w:tc>
      </w:tr>
    </w:tbl>
    <w:p w14:paraId="41E47E76" w14:textId="77777777" w:rsidR="00442E8B" w:rsidRDefault="00442E8B" w:rsidP="00442E8B">
      <w:pPr>
        <w:jc w:val="center"/>
        <w:rPr>
          <w:ins w:id="165" w:author="Konstantinos Chatzis" w:date="2021-02-28T15:43:00Z"/>
          <w:sz w:val="20"/>
          <w:szCs w:val="20"/>
        </w:rPr>
      </w:pPr>
    </w:p>
    <w:p w14:paraId="50E4E627" w14:textId="373BAA55" w:rsidR="00442E8B" w:rsidRDefault="00442E8B" w:rsidP="00442E8B">
      <w:pPr>
        <w:jc w:val="center"/>
        <w:rPr>
          <w:ins w:id="166" w:author="Konstantinos Chatzis" w:date="2021-02-28T15:49:00Z"/>
          <w:sz w:val="20"/>
          <w:szCs w:val="20"/>
        </w:rPr>
      </w:pPr>
    </w:p>
    <w:p w14:paraId="07024FE1" w14:textId="0196D211" w:rsidR="00442E8B" w:rsidRPr="00442E8B" w:rsidRDefault="00E03EC7" w:rsidP="00442E8B">
      <w:pPr>
        <w:jc w:val="center"/>
        <w:rPr>
          <w:sz w:val="20"/>
          <w:szCs w:val="20"/>
        </w:rPr>
        <w:pPrChange w:id="167" w:author="Konstantinos Chatzis" w:date="2021-02-28T15:42:00Z">
          <w:pPr/>
        </w:pPrChange>
      </w:pPr>
      <w:ins w:id="168" w:author="Konstantinos Chatzis" w:date="2021-02-28T16:28:00Z"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205768C" wp14:editId="4CD44E69">
              <wp:simplePos x="0" y="0"/>
              <wp:positionH relativeFrom="margin">
                <wp:posOffset>4486275</wp:posOffset>
              </wp:positionH>
              <wp:positionV relativeFrom="paragraph">
                <wp:posOffset>2614930</wp:posOffset>
              </wp:positionV>
              <wp:extent cx="1819656" cy="1819656"/>
              <wp:effectExtent l="0" t="0" r="9525" b="9525"/>
              <wp:wrapSquare wrapText="bothSides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9656" cy="1819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sectPr w:rsidR="00442E8B" w:rsidRPr="00442E8B" w:rsidSect="00E03EC7">
      <w:headerReference w:type="default" r:id="rId22"/>
      <w:pgSz w:w="12240" w:h="15840"/>
      <w:pgMar w:top="720" w:right="720" w:bottom="720" w:left="720" w:header="288" w:footer="720" w:gutter="0"/>
      <w:cols w:space="720"/>
      <w:docGrid w:linePitch="360"/>
      <w:sectPrChange w:id="178" w:author="Konstantinos Chatzis" w:date="2021-02-28T16:31:00Z">
        <w:sectPr w:rsidR="00442E8B" w:rsidRPr="00442E8B" w:rsidSect="00E03EC7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51155" w14:textId="77777777" w:rsidR="002A42A0" w:rsidRDefault="002A42A0" w:rsidP="00E03EC7">
      <w:pPr>
        <w:spacing w:after="0" w:line="240" w:lineRule="auto"/>
      </w:pPr>
      <w:r>
        <w:separator/>
      </w:r>
    </w:p>
  </w:endnote>
  <w:endnote w:type="continuationSeparator" w:id="0">
    <w:p w14:paraId="329D09B0" w14:textId="77777777" w:rsidR="002A42A0" w:rsidRDefault="002A42A0" w:rsidP="00E0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965BB" w14:textId="77777777" w:rsidR="002A42A0" w:rsidRDefault="002A42A0" w:rsidP="00E03EC7">
      <w:pPr>
        <w:spacing w:after="0" w:line="240" w:lineRule="auto"/>
      </w:pPr>
      <w:r>
        <w:separator/>
      </w:r>
    </w:p>
  </w:footnote>
  <w:footnote w:type="continuationSeparator" w:id="0">
    <w:p w14:paraId="6BBED800" w14:textId="77777777" w:rsidR="002A42A0" w:rsidRDefault="002A42A0" w:rsidP="00E0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4E8A" w14:textId="651CE6E4" w:rsidR="00E03EC7" w:rsidRPr="00E03EC7" w:rsidRDefault="00E03EC7" w:rsidP="00E03EC7">
    <w:pPr>
      <w:pStyle w:val="Heading1"/>
      <w:jc w:val="center"/>
      <w:rPr>
        <w:rPrChange w:id="169" w:author="Konstantinos Chatzis" w:date="2021-02-28T16:30:00Z">
          <w:rPr/>
        </w:rPrChange>
      </w:rPr>
      <w:pPrChange w:id="170" w:author="Konstantinos Chatzis" w:date="2021-02-28T16:31:00Z">
        <w:pPr>
          <w:pStyle w:val="Header"/>
        </w:pPr>
      </w:pPrChange>
    </w:pPr>
    <w:ins w:id="171" w:author="Konstantinos Chatzis" w:date="2021-02-28T16:30:00Z">
      <w:r>
        <w:rPr>
          <w:lang w:val="el-GR"/>
        </w:rPr>
        <w:t>Φίλτρο</w:t>
      </w:r>
      <w:r w:rsidRPr="00E03EC7">
        <w:rPr>
          <w:rPrChange w:id="172" w:author="Konstantinos Chatzis" w:date="2021-02-28T16:31:00Z">
            <w:rPr>
              <w:lang w:val="el-GR"/>
            </w:rPr>
          </w:rPrChange>
        </w:rPr>
        <w:t xml:space="preserve"> ‘</w:t>
      </w:r>
      <w:r>
        <w:t>Non Local Means</w:t>
      </w:r>
    </w:ins>
    <w:ins w:id="173" w:author="Konstantinos Chatzis" w:date="2021-02-28T16:31:00Z">
      <w:r w:rsidRPr="00E03EC7">
        <w:rPr>
          <w:rPrChange w:id="174" w:author="Konstantinos Chatzis" w:date="2021-02-28T16:31:00Z">
            <w:rPr>
              <w:lang w:val="el-GR"/>
            </w:rPr>
          </w:rPrChange>
        </w:rPr>
        <w:t>’</w:t>
      </w:r>
    </w:ins>
    <w:ins w:id="175" w:author="Konstantinos Chatzis" w:date="2021-02-28T16:30:00Z">
      <w:r>
        <w:t xml:space="preserve"> </w:t>
      </w:r>
      <w:r>
        <w:rPr>
          <w:lang w:val="el-GR"/>
        </w:rPr>
        <w:t>με</w:t>
      </w:r>
      <w:r w:rsidRPr="00E03EC7">
        <w:rPr>
          <w:rPrChange w:id="176" w:author="Konstantinos Chatzis" w:date="2021-02-28T16:30:00Z">
            <w:rPr>
              <w:lang w:val="el-GR"/>
            </w:rPr>
          </w:rPrChange>
        </w:rPr>
        <w:t xml:space="preserve"> </w:t>
      </w:r>
      <w:r>
        <w:rPr>
          <w:lang w:val="el-GR"/>
        </w:rPr>
        <w:t>χρήση</w:t>
      </w:r>
      <w:r w:rsidRPr="00E03EC7">
        <w:rPr>
          <w:rPrChange w:id="177" w:author="Konstantinos Chatzis" w:date="2021-02-28T16:30:00Z">
            <w:rPr>
              <w:lang w:val="el-GR"/>
            </w:rPr>
          </w:rPrChange>
        </w:rPr>
        <w:t xml:space="preserve"> </w:t>
      </w:r>
      <w:proofErr w:type="spellStart"/>
      <w:r>
        <w:t>Cuda</w:t>
      </w:r>
    </w:ins>
    <w:proofErr w:type="spellEnd"/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onstantinos Chatzis">
    <w15:presenceInfo w15:providerId="None" w15:userId="Konstantinos Chatz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B"/>
    <w:rsid w:val="00277B70"/>
    <w:rsid w:val="002A42A0"/>
    <w:rsid w:val="00442E8B"/>
    <w:rsid w:val="005412D8"/>
    <w:rsid w:val="00571B09"/>
    <w:rsid w:val="00597AEA"/>
    <w:rsid w:val="00A7777A"/>
    <w:rsid w:val="00AA4230"/>
    <w:rsid w:val="00E0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48F3"/>
  <w15:chartTrackingRefBased/>
  <w15:docId w15:val="{27E279D3-2E4F-4452-B0A9-3FDC201F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42E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42E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C7"/>
  </w:style>
  <w:style w:type="paragraph" w:styleId="Footer">
    <w:name w:val="footer"/>
    <w:basedOn w:val="Normal"/>
    <w:link w:val="Foot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C7"/>
  </w:style>
  <w:style w:type="character" w:customStyle="1" w:styleId="Heading1Char">
    <w:name w:val="Heading 1 Char"/>
    <w:basedOn w:val="DefaultParagraphFont"/>
    <w:link w:val="Heading1"/>
    <w:uiPriority w:val="9"/>
    <w:rsid w:val="00E0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1B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1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Chatzis</dc:creator>
  <cp:keywords/>
  <dc:description/>
  <cp:lastModifiedBy>Konstantinos Chatzis</cp:lastModifiedBy>
  <cp:revision>2</cp:revision>
  <dcterms:created xsi:type="dcterms:W3CDTF">2021-02-28T13:36:00Z</dcterms:created>
  <dcterms:modified xsi:type="dcterms:W3CDTF">2021-02-28T14:38:00Z</dcterms:modified>
</cp:coreProperties>
</file>
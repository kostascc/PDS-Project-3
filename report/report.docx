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6C71" w14:textId="22C55F91" w:rsidR="00E03EC7" w:rsidRDefault="00E03EC7">
      <w:pPr>
        <w:rPr>
          <w:ins w:id="0" w:author="Konstantinos Chatzis" w:date="2021-02-28T16:25:00Z"/>
        </w:rPr>
      </w:pPr>
    </w:p>
    <w:p w14:paraId="107346CD" w14:textId="77777777" w:rsidR="00E03EC7" w:rsidRPr="0070014F" w:rsidRDefault="00E03EC7" w:rsidP="00E03EC7">
      <w:pPr>
        <w:jc w:val="right"/>
        <w:rPr>
          <w:ins w:id="1" w:author="Konstantinos Chatzis" w:date="2021-02-28T16:31:00Z"/>
          <w:rPrChange w:id="2" w:author="Konstantinos Chatzis" w:date="2021-02-28T20:28:00Z">
            <w:rPr>
              <w:ins w:id="3" w:author="Konstantinos Chatzis" w:date="2021-02-28T16:31:00Z"/>
              <w:lang w:val="el-GR"/>
            </w:rPr>
          </w:rPrChange>
        </w:rPr>
      </w:pPr>
      <w:ins w:id="4" w:author="Konstantinos Chatzis" w:date="2021-02-28T16:31:00Z">
        <w:r>
          <w:rPr>
            <w:lang w:val="el-GR"/>
          </w:rPr>
          <w:t>Κωνσταντίνος</w:t>
        </w:r>
        <w:r w:rsidRPr="0070014F">
          <w:rPr>
            <w:rPrChange w:id="5" w:author="Konstantinos Chatzis" w:date="2021-02-28T20:28:00Z">
              <w:rPr>
                <w:lang w:val="el-GR"/>
              </w:rPr>
            </w:rPrChange>
          </w:rPr>
          <w:t xml:space="preserve"> </w:t>
        </w:r>
        <w:r>
          <w:rPr>
            <w:lang w:val="el-GR"/>
          </w:rPr>
          <w:t>Χατζής</w:t>
        </w:r>
      </w:ins>
    </w:p>
    <w:p w14:paraId="79410249" w14:textId="77777777" w:rsidR="00E03EC7" w:rsidRPr="0070014F" w:rsidRDefault="00E03EC7" w:rsidP="00E03EC7">
      <w:pPr>
        <w:jc w:val="right"/>
        <w:rPr>
          <w:ins w:id="6" w:author="Konstantinos Chatzis" w:date="2021-02-28T16:31:00Z"/>
          <w:rPrChange w:id="7" w:author="Konstantinos Chatzis" w:date="2021-02-28T20:28:00Z">
            <w:rPr>
              <w:ins w:id="8" w:author="Konstantinos Chatzis" w:date="2021-02-28T16:31:00Z"/>
              <w:lang w:val="el-GR"/>
            </w:rPr>
          </w:rPrChange>
        </w:rPr>
      </w:pPr>
      <w:ins w:id="9" w:author="Konstantinos Chatzis" w:date="2021-02-28T16:31:00Z">
        <w:r>
          <w:rPr>
            <w:lang w:val="el-GR"/>
          </w:rPr>
          <w:t>ΑΕΜ</w:t>
        </w:r>
        <w:r w:rsidRPr="0070014F">
          <w:rPr>
            <w:rPrChange w:id="10" w:author="Konstantinos Chatzis" w:date="2021-02-28T20:28:00Z">
              <w:rPr>
                <w:lang w:val="el-GR"/>
              </w:rPr>
            </w:rPrChange>
          </w:rPr>
          <w:t>: 9256</w:t>
        </w:r>
      </w:ins>
    </w:p>
    <w:p w14:paraId="360ABB85" w14:textId="77777777" w:rsidR="00571B09" w:rsidRDefault="00571B09" w:rsidP="00E03EC7">
      <w:pPr>
        <w:jc w:val="right"/>
        <w:rPr>
          <w:ins w:id="11" w:author="Konstantinos Chatzis" w:date="2021-02-28T16:32:00Z"/>
        </w:rPr>
      </w:pPr>
      <w:ins w:id="12" w:author="Konstantinos Chatzis" w:date="2021-02-28T16:32:00Z">
        <w:r>
          <w:fldChar w:fldCharType="begin"/>
        </w:r>
        <w:r>
          <w:instrText xml:space="preserve"> HYPERLINK "https://github.com/kostascc/PDS-Project-3" </w:instrText>
        </w:r>
        <w:r>
          <w:fldChar w:fldCharType="separate"/>
        </w:r>
        <w:r w:rsidRPr="00571B09">
          <w:rPr>
            <w:rStyle w:val="Hyperlink"/>
          </w:rPr>
          <w:t>github.com/</w:t>
        </w:r>
        <w:proofErr w:type="spellStart"/>
        <w:r w:rsidRPr="00571B09">
          <w:rPr>
            <w:rStyle w:val="Hyperlink"/>
          </w:rPr>
          <w:t>kostascc</w:t>
        </w:r>
        <w:proofErr w:type="spellEnd"/>
        <w:r w:rsidRPr="00571B09">
          <w:rPr>
            <w:rStyle w:val="Hyperlink"/>
          </w:rPr>
          <w:t>/PDS-Project-3</w:t>
        </w:r>
        <w:r>
          <w:fldChar w:fldCharType="end"/>
        </w:r>
      </w:ins>
    </w:p>
    <w:p w14:paraId="6B7C689E" w14:textId="77777777" w:rsidR="00571B09" w:rsidRDefault="00571B09" w:rsidP="00571B09">
      <w:pPr>
        <w:jc w:val="both"/>
        <w:rPr>
          <w:ins w:id="13" w:author="Konstantinos Chatzis" w:date="2021-02-28T16:32:00Z"/>
        </w:rPr>
      </w:pPr>
    </w:p>
    <w:p w14:paraId="08EFF2A7" w14:textId="5F1DDD2D" w:rsidR="00E03EC7" w:rsidRDefault="00571B09" w:rsidP="00571B09">
      <w:pPr>
        <w:jc w:val="both"/>
        <w:rPr>
          <w:ins w:id="14" w:author="Konstantinos Chatzis" w:date="2021-02-28T16:36:00Z"/>
          <w:lang w:val="el-GR"/>
        </w:rPr>
      </w:pPr>
      <w:ins w:id="15" w:author="Konstantinos Chatzis" w:date="2021-02-28T16:32:00Z">
        <w:r>
          <w:tab/>
        </w:r>
        <w:r>
          <w:rPr>
            <w:lang w:val="el-GR"/>
          </w:rPr>
          <w:t>Στη Τρίτη εργασία</w:t>
        </w:r>
      </w:ins>
      <w:ins w:id="16" w:author="Konstantinos Chatzis" w:date="2021-02-28T16:33:00Z">
        <w:r>
          <w:rPr>
            <w:lang w:val="el-GR"/>
          </w:rPr>
          <w:t xml:space="preserve"> ασχολούμαστε με το φίλτρο </w:t>
        </w:r>
        <w:r>
          <w:t>Non</w:t>
        </w:r>
        <w:r w:rsidRPr="00571B09">
          <w:rPr>
            <w:lang w:val="el-GR"/>
            <w:rPrChange w:id="17" w:author="Konstantinos Chatzis" w:date="2021-02-28T16:33:00Z">
              <w:rPr/>
            </w:rPrChange>
          </w:rPr>
          <w:t xml:space="preserve"> </w:t>
        </w:r>
        <w:r>
          <w:t>Local</w:t>
        </w:r>
        <w:r w:rsidRPr="00571B09">
          <w:rPr>
            <w:lang w:val="el-GR"/>
            <w:rPrChange w:id="18" w:author="Konstantinos Chatzis" w:date="2021-02-28T16:33:00Z">
              <w:rPr/>
            </w:rPrChange>
          </w:rPr>
          <w:t xml:space="preserve"> </w:t>
        </w:r>
        <w:r>
          <w:t>Means</w:t>
        </w:r>
        <w:r>
          <w:rPr>
            <w:lang w:val="el-GR"/>
          </w:rPr>
          <w:t xml:space="preserve"> και την υλοποίησή του σε </w:t>
        </w:r>
      </w:ins>
      <w:ins w:id="19" w:author="Konstantinos Chatzis" w:date="2021-02-28T21:29:00Z">
        <w:r w:rsidR="004565D0">
          <w:t>CUDA</w:t>
        </w:r>
      </w:ins>
      <w:ins w:id="20" w:author="Konstantinos Chatzis" w:date="2021-02-28T16:33:00Z">
        <w:r w:rsidRPr="00571B09">
          <w:rPr>
            <w:lang w:val="el-GR"/>
            <w:rPrChange w:id="21" w:author="Konstantinos Chatzis" w:date="2021-02-28T16:33:00Z">
              <w:rPr/>
            </w:rPrChange>
          </w:rPr>
          <w:t>.</w:t>
        </w:r>
      </w:ins>
      <w:ins w:id="22" w:author="Konstantinos Chatzis" w:date="2021-02-28T16:34:00Z">
        <w:r>
          <w:rPr>
            <w:lang w:val="el-GR"/>
          </w:rPr>
          <w:t xml:space="preserve"> Ακολουθεί </w:t>
        </w:r>
      </w:ins>
      <w:ins w:id="23" w:author="Konstantinos Chatzis" w:date="2021-02-28T16:35:00Z">
        <w:r>
          <w:rPr>
            <w:lang w:val="el-GR"/>
          </w:rPr>
          <w:t xml:space="preserve">η </w:t>
        </w:r>
      </w:ins>
      <w:ins w:id="24" w:author="Konstantinos Chatzis" w:date="2021-02-28T16:34:00Z">
        <w:r>
          <w:rPr>
            <w:lang w:val="el-GR"/>
          </w:rPr>
          <w:t>παρουσίαση του κώ</w:t>
        </w:r>
      </w:ins>
      <w:ins w:id="25" w:author="Konstantinos Chatzis" w:date="2021-02-28T16:35:00Z">
        <w:r>
          <w:rPr>
            <w:lang w:val="el-GR"/>
          </w:rPr>
          <w:t xml:space="preserve">δικα, ορισμένες μετρήσεις </w:t>
        </w:r>
      </w:ins>
      <w:ins w:id="26" w:author="Konstantinos Chatzis" w:date="2021-02-28T20:53:00Z">
        <w:r w:rsidR="00406DEE">
          <w:rPr>
            <w:lang w:val="el-GR"/>
          </w:rPr>
          <w:t>και σχόλια</w:t>
        </w:r>
      </w:ins>
      <w:ins w:id="27" w:author="Konstantinos Chatzis" w:date="2021-02-28T20:59:00Z">
        <w:r w:rsidR="00EC08B7">
          <w:rPr>
            <w:lang w:val="el-GR"/>
          </w:rPr>
          <w:t xml:space="preserve"> </w:t>
        </w:r>
      </w:ins>
      <w:ins w:id="28" w:author="Konstantinos Chatzis" w:date="2021-02-28T20:53:00Z">
        <w:r w:rsidR="00406DEE">
          <w:rPr>
            <w:lang w:val="el-GR"/>
          </w:rPr>
          <w:t>/</w:t>
        </w:r>
      </w:ins>
      <w:ins w:id="29" w:author="Konstantinos Chatzis" w:date="2021-02-28T20:59:00Z">
        <w:r w:rsidR="00EC08B7">
          <w:rPr>
            <w:lang w:val="el-GR"/>
          </w:rPr>
          <w:t xml:space="preserve"> προτεινόμενες βελτιώσεις</w:t>
        </w:r>
      </w:ins>
      <w:ins w:id="30" w:author="Konstantinos Chatzis" w:date="2021-02-28T20:53:00Z">
        <w:r w:rsidR="00406DEE">
          <w:rPr>
            <w:lang w:val="el-GR"/>
          </w:rPr>
          <w:t xml:space="preserve"> </w:t>
        </w:r>
      </w:ins>
      <w:ins w:id="31" w:author="Konstantinos Chatzis" w:date="2021-02-28T16:35:00Z">
        <w:r>
          <w:rPr>
            <w:lang w:val="el-GR"/>
          </w:rPr>
          <w:t xml:space="preserve">για την </w:t>
        </w:r>
      </w:ins>
      <w:ins w:id="32" w:author="Konstantinos Chatzis" w:date="2021-02-28T16:36:00Z">
        <w:r>
          <w:rPr>
            <w:lang w:val="el-GR"/>
          </w:rPr>
          <w:t xml:space="preserve">απόδοση του αλγορίθμου σε </w:t>
        </w:r>
        <w:r>
          <w:t>CPU</w:t>
        </w:r>
        <w:r w:rsidRPr="00571B09">
          <w:rPr>
            <w:lang w:val="el-GR"/>
            <w:rPrChange w:id="33" w:author="Konstantinos Chatzis" w:date="2021-02-28T16:36:00Z">
              <w:rPr/>
            </w:rPrChange>
          </w:rPr>
          <w:t xml:space="preserve"> </w:t>
        </w:r>
        <w:r>
          <w:rPr>
            <w:lang w:val="el-GR"/>
          </w:rPr>
          <w:t xml:space="preserve">και </w:t>
        </w:r>
        <w:r>
          <w:t>GPU</w:t>
        </w:r>
        <w:r w:rsidRPr="00571B09">
          <w:rPr>
            <w:lang w:val="el-GR"/>
            <w:rPrChange w:id="34" w:author="Konstantinos Chatzis" w:date="2021-02-28T16:36:00Z">
              <w:rPr/>
            </w:rPrChange>
          </w:rPr>
          <w:t xml:space="preserve">, </w:t>
        </w:r>
        <w:r>
          <w:rPr>
            <w:lang w:val="el-GR"/>
          </w:rPr>
          <w:t>και εικόνες που παράχθηκαν με το φίλτρο αυτό.</w:t>
        </w:r>
      </w:ins>
      <w:ins w:id="35" w:author="Konstantinos Chatzis" w:date="2021-02-28T20:59:00Z">
        <w:r w:rsidR="00EC08B7">
          <w:rPr>
            <w:lang w:val="el-GR"/>
          </w:rPr>
          <w:t xml:space="preserve"> </w:t>
        </w:r>
      </w:ins>
    </w:p>
    <w:p w14:paraId="1F22C459" w14:textId="3C526C94" w:rsidR="00571B09" w:rsidRDefault="00571B09" w:rsidP="00571B09">
      <w:pPr>
        <w:pStyle w:val="Heading2"/>
        <w:rPr>
          <w:ins w:id="36" w:author="Konstantinos Chatzis" w:date="2021-02-28T16:37:00Z"/>
          <w:lang w:val="el-GR"/>
        </w:rPr>
      </w:pPr>
      <w:ins w:id="37" w:author="Konstantinos Chatzis" w:date="2021-02-28T16:37:00Z">
        <w:r>
          <w:rPr>
            <w:lang w:val="el-GR"/>
          </w:rPr>
          <w:t>Κώδικας</w:t>
        </w:r>
      </w:ins>
    </w:p>
    <w:p w14:paraId="5BDDDF56" w14:textId="3B203254" w:rsidR="0070014F" w:rsidRDefault="0070014F" w:rsidP="0076466B">
      <w:pPr>
        <w:jc w:val="both"/>
        <w:rPr>
          <w:ins w:id="38" w:author="Konstantinos Chatzis" w:date="2021-02-28T20:32:00Z"/>
          <w:lang w:val="el-GR"/>
        </w:rPr>
        <w:pPrChange w:id="39" w:author="Konstantinos Chatzis" w:date="2021-02-28T20:50:00Z">
          <w:pPr/>
        </w:pPrChange>
      </w:pPr>
      <w:ins w:id="40" w:author="Konstantinos Chatzis" w:date="2021-02-28T20:29:00Z">
        <w:r>
          <w:rPr>
            <w:lang w:val="el-GR"/>
          </w:rPr>
          <w:tab/>
          <w:t xml:space="preserve">Για την παραγωγή του αλγορίθμου χρησιμοποιήθηκε το αρχείο </w:t>
        </w:r>
        <w:proofErr w:type="spellStart"/>
        <w:r>
          <w:t>Matlab</w:t>
        </w:r>
        <w:proofErr w:type="spellEnd"/>
        <w:r w:rsidRPr="0070014F">
          <w:rPr>
            <w:lang w:val="el-GR"/>
            <w:rPrChange w:id="41" w:author="Konstantinos Chatzis" w:date="2021-02-28T20:29:00Z">
              <w:rPr/>
            </w:rPrChange>
          </w:rPr>
          <w:t xml:space="preserve"> </w:t>
        </w:r>
        <w:r>
          <w:rPr>
            <w:lang w:val="el-GR"/>
          </w:rPr>
          <w:t xml:space="preserve">που περιέχεται </w:t>
        </w:r>
      </w:ins>
      <w:ins w:id="42" w:author="Konstantinos Chatzis" w:date="2021-02-28T20:30:00Z">
        <w:r>
          <w:rPr>
            <w:lang w:val="el-GR"/>
          </w:rPr>
          <w:t xml:space="preserve">στα αρχεία της εργασίας, και με βάση αυτό παράχθηκε ο κώδικας για </w:t>
        </w:r>
        <w:r>
          <w:t>CPU</w:t>
        </w:r>
      </w:ins>
      <w:ins w:id="43" w:author="Konstantinos Chatzis" w:date="2021-02-28T21:29:00Z">
        <w:r w:rsidR="003F1A59">
          <w:rPr>
            <w:lang w:val="el-GR"/>
          </w:rPr>
          <w:t xml:space="preserve"> με χρήση </w:t>
        </w:r>
        <w:r w:rsidR="003F1A59">
          <w:t>OpenMP</w:t>
        </w:r>
      </w:ins>
      <w:ins w:id="44" w:author="Konstantinos Chatzis" w:date="2021-02-28T20:31:00Z">
        <w:r>
          <w:rPr>
            <w:lang w:val="el-GR"/>
          </w:rPr>
          <w:t xml:space="preserve"> (είναι αντίστοιχος με αυτόν της </w:t>
        </w:r>
        <w:r>
          <w:t>GPU</w:t>
        </w:r>
        <w:r w:rsidRPr="0070014F">
          <w:rPr>
            <w:lang w:val="el-GR"/>
            <w:rPrChange w:id="45" w:author="Konstantinos Chatzis" w:date="2021-02-28T20:31:00Z">
              <w:rPr/>
            </w:rPrChange>
          </w:rPr>
          <w:t xml:space="preserve"> </w:t>
        </w:r>
        <w:r>
          <w:rPr>
            <w:lang w:val="el-GR"/>
          </w:rPr>
          <w:t>που ακολουθεί)</w:t>
        </w:r>
        <w:r w:rsidRPr="0070014F">
          <w:rPr>
            <w:lang w:val="el-GR"/>
            <w:rPrChange w:id="46" w:author="Konstantinos Chatzis" w:date="2021-02-28T20:31:00Z">
              <w:rPr/>
            </w:rPrChange>
          </w:rPr>
          <w:t xml:space="preserve"> </w:t>
        </w:r>
        <w:r>
          <w:rPr>
            <w:lang w:val="el-GR"/>
          </w:rPr>
          <w:t>και στη συνέχεια μετατράπηκε σε</w:t>
        </w:r>
      </w:ins>
      <w:ins w:id="47" w:author="Konstantinos Chatzis" w:date="2021-02-28T20:32:00Z">
        <w:r>
          <w:rPr>
            <w:lang w:val="el-GR"/>
          </w:rPr>
          <w:t xml:space="preserve"> </w:t>
        </w:r>
      </w:ins>
      <w:ins w:id="48" w:author="Konstantinos Chatzis" w:date="2021-02-28T21:29:00Z">
        <w:r w:rsidR="003F1A59">
          <w:t>CUDA</w:t>
        </w:r>
      </w:ins>
      <w:ins w:id="49" w:author="Konstantinos Chatzis" w:date="2021-02-28T20:32:00Z">
        <w:r w:rsidRPr="0070014F">
          <w:rPr>
            <w:lang w:val="el-GR"/>
            <w:rPrChange w:id="50" w:author="Konstantinos Chatzis" w:date="2021-02-28T20:32:00Z">
              <w:rPr/>
            </w:rPrChange>
          </w:rPr>
          <w:t>.</w:t>
        </w:r>
      </w:ins>
    </w:p>
    <w:p w14:paraId="3DB90215" w14:textId="1A24213B" w:rsidR="0070014F" w:rsidRDefault="0070014F" w:rsidP="0076466B">
      <w:pPr>
        <w:jc w:val="both"/>
        <w:rPr>
          <w:ins w:id="51" w:author="Konstantinos Chatzis" w:date="2021-02-28T21:26:00Z"/>
          <w:lang w:val="el-GR"/>
        </w:rPr>
      </w:pPr>
      <w:ins w:id="52" w:author="Konstantinos Chatzis" w:date="2021-02-28T20:32:00Z">
        <w:r>
          <w:rPr>
            <w:lang w:val="el-GR"/>
          </w:rPr>
          <w:tab/>
          <w:t>Συγκεκριμένα,</w:t>
        </w:r>
      </w:ins>
      <w:ins w:id="53" w:author="Konstantinos Chatzis" w:date="2021-02-28T21:18:00Z">
        <w:r w:rsidR="00D905FB">
          <w:rPr>
            <w:lang w:val="el-GR"/>
          </w:rPr>
          <w:t xml:space="preserve"> γίνεται κλήση του </w:t>
        </w:r>
        <w:r w:rsidR="00D905FB">
          <w:t>Kernel</w:t>
        </w:r>
        <w:r w:rsidR="00D905FB" w:rsidRPr="00D905FB">
          <w:rPr>
            <w:lang w:val="el-GR"/>
            <w:rPrChange w:id="54" w:author="Konstantinos Chatzis" w:date="2021-02-28T21:18:00Z">
              <w:rPr/>
            </w:rPrChange>
          </w:rPr>
          <w:t xml:space="preserve"> </w:t>
        </w:r>
        <w:r w:rsidR="00D905FB">
          <w:rPr>
            <w:lang w:val="el-GR"/>
          </w:rPr>
          <w:t xml:space="preserve">για δισδιάστατο πλήθος </w:t>
        </w:r>
        <w:r w:rsidR="00D905FB">
          <w:t>Block</w:t>
        </w:r>
        <w:r w:rsidR="00D905FB" w:rsidRPr="00D905FB">
          <w:rPr>
            <w:lang w:val="el-GR"/>
            <w:rPrChange w:id="55" w:author="Konstantinos Chatzis" w:date="2021-02-28T21:18:00Z">
              <w:rPr/>
            </w:rPrChange>
          </w:rPr>
          <w:t xml:space="preserve">, </w:t>
        </w:r>
        <w:r w:rsidR="00D905FB">
          <w:rPr>
            <w:lang w:val="el-GR"/>
          </w:rPr>
          <w:t xml:space="preserve">όσα και τα </w:t>
        </w:r>
      </w:ins>
      <w:ins w:id="56" w:author="Konstantinos Chatzis" w:date="2021-02-28T21:19:00Z">
        <w:r w:rsidR="00D905FB">
          <w:t>Patch</w:t>
        </w:r>
        <w:r w:rsidR="00D905FB" w:rsidRPr="00D905FB">
          <w:rPr>
            <w:lang w:val="el-GR"/>
            <w:rPrChange w:id="57" w:author="Konstantinos Chatzis" w:date="2021-02-28T21:19:00Z">
              <w:rPr/>
            </w:rPrChange>
          </w:rPr>
          <w:t xml:space="preserve"> </w:t>
        </w:r>
        <w:r w:rsidR="00D905FB">
          <w:rPr>
            <w:lang w:val="el-GR"/>
          </w:rPr>
          <w:t>που περιέχει η εικόνα</w:t>
        </w:r>
      </w:ins>
      <w:ins w:id="58" w:author="Konstantinos Chatzis" w:date="2021-02-28T21:21:00Z">
        <w:r w:rsidR="00D905FB">
          <w:rPr>
            <w:lang w:val="el-GR"/>
          </w:rPr>
          <w:t xml:space="preserve"> (πχ </w:t>
        </w:r>
      </w:ins>
      <w:ins w:id="59" w:author="Konstantinos Chatzis" w:date="2021-02-28T21:22:00Z">
        <w:r w:rsidR="00D905FB" w:rsidRPr="00D905FB">
          <w:rPr>
            <w:lang w:val="el-GR"/>
            <w:rPrChange w:id="60" w:author="Konstantinos Chatzis" w:date="2021-02-28T21:22:00Z">
              <w:rPr/>
            </w:rPrChange>
          </w:rPr>
          <w:t>[</w:t>
        </w:r>
      </w:ins>
      <w:ins w:id="61" w:author="Konstantinos Chatzis" w:date="2021-02-28T21:21:00Z">
        <w:r w:rsidR="00D905FB">
          <w:rPr>
            <w:lang w:val="el-GR"/>
          </w:rPr>
          <w:t>2</w:t>
        </w:r>
      </w:ins>
      <w:ins w:id="62" w:author="Konstantinos Chatzis" w:date="2021-02-28T21:22:00Z">
        <w:r w:rsidR="00D905FB">
          <w:rPr>
            <w:lang w:val="el-GR"/>
          </w:rPr>
          <w:t>56-5</w:t>
        </w:r>
        <w:r w:rsidR="00D905FB" w:rsidRPr="00D905FB">
          <w:rPr>
            <w:lang w:val="el-GR"/>
            <w:rPrChange w:id="63" w:author="Konstantinos Chatzis" w:date="2021-02-28T21:22:00Z">
              <w:rPr/>
            </w:rPrChange>
          </w:rPr>
          <w:t>]</w:t>
        </w:r>
        <w:r w:rsidR="00D905FB">
          <w:t>x</w:t>
        </w:r>
        <w:r w:rsidR="00D905FB" w:rsidRPr="00D905FB">
          <w:rPr>
            <w:lang w:val="el-GR"/>
            <w:rPrChange w:id="64" w:author="Konstantinos Chatzis" w:date="2021-02-28T21:22:00Z">
              <w:rPr/>
            </w:rPrChange>
          </w:rPr>
          <w:t xml:space="preserve">[256-5] </w:t>
        </w:r>
      </w:ins>
      <w:ins w:id="65" w:author="Konstantinos Chatzis" w:date="2021-02-28T21:21:00Z">
        <w:r w:rsidR="00D905FB">
          <w:rPr>
            <w:lang w:val="el-GR"/>
          </w:rPr>
          <w:t>)</w:t>
        </w:r>
      </w:ins>
      <w:ins w:id="66" w:author="Konstantinos Chatzis" w:date="2021-02-28T21:19:00Z">
        <w:r w:rsidR="00D905FB">
          <w:rPr>
            <w:lang w:val="el-GR"/>
          </w:rPr>
          <w:t xml:space="preserve">. Κάθε ένα από τα </w:t>
        </w:r>
      </w:ins>
      <w:ins w:id="67" w:author="Konstantinos Chatzis" w:date="2021-02-28T21:21:00Z">
        <w:r w:rsidR="00D905FB">
          <w:rPr>
            <w:lang w:val="el-GR"/>
          </w:rPr>
          <w:t>Β</w:t>
        </w:r>
      </w:ins>
      <w:ins w:id="68" w:author="Konstantinos Chatzis" w:date="2021-02-28T21:19:00Z">
        <w:r w:rsidR="00D905FB">
          <w:t>lock</w:t>
        </w:r>
        <w:r w:rsidR="00D905FB" w:rsidRPr="00D905FB">
          <w:rPr>
            <w:lang w:val="el-GR"/>
            <w:rPrChange w:id="69" w:author="Konstantinos Chatzis" w:date="2021-02-28T21:20:00Z">
              <w:rPr/>
            </w:rPrChange>
          </w:rPr>
          <w:t xml:space="preserve"> </w:t>
        </w:r>
        <w:r w:rsidR="00D905FB">
          <w:rPr>
            <w:lang w:val="el-GR"/>
          </w:rPr>
          <w:t xml:space="preserve">αυτά περιέχει </w:t>
        </w:r>
      </w:ins>
      <w:ins w:id="70" w:author="Konstantinos Chatzis" w:date="2021-02-28T21:20:00Z">
        <w:r w:rsidR="00D905FB">
          <w:rPr>
            <w:lang w:val="el-GR"/>
          </w:rPr>
          <w:t xml:space="preserve">επίσης δισδιάστατο πλήθος </w:t>
        </w:r>
      </w:ins>
      <w:ins w:id="71" w:author="Konstantinos Chatzis" w:date="2021-02-28T21:21:00Z">
        <w:r w:rsidR="00D905FB">
          <w:rPr>
            <w:lang w:val="el-GR"/>
          </w:rPr>
          <w:t>Τ</w:t>
        </w:r>
      </w:ins>
      <w:proofErr w:type="spellStart"/>
      <w:ins w:id="72" w:author="Konstantinos Chatzis" w:date="2021-02-28T21:20:00Z">
        <w:r w:rsidR="00D905FB">
          <w:t>hread</w:t>
        </w:r>
        <w:proofErr w:type="spellEnd"/>
        <w:r w:rsidR="00D905FB">
          <w:rPr>
            <w:lang w:val="el-GR"/>
          </w:rPr>
          <w:t xml:space="preserve"> </w:t>
        </w:r>
        <w:r w:rsidR="00D905FB" w:rsidRPr="00D905FB">
          <w:rPr>
            <w:lang w:val="el-GR"/>
            <w:rPrChange w:id="73" w:author="Konstantinos Chatzis" w:date="2021-02-28T21:20:00Z">
              <w:rPr/>
            </w:rPrChange>
          </w:rPr>
          <w:t>8</w:t>
        </w:r>
        <w:r w:rsidR="00D905FB">
          <w:t>x</w:t>
        </w:r>
        <w:r w:rsidR="00D905FB" w:rsidRPr="00D905FB">
          <w:rPr>
            <w:lang w:val="el-GR"/>
            <w:rPrChange w:id="74" w:author="Konstantinos Chatzis" w:date="2021-02-28T21:20:00Z">
              <w:rPr/>
            </w:rPrChange>
          </w:rPr>
          <w:t xml:space="preserve">8, </w:t>
        </w:r>
        <w:r w:rsidR="00D905FB">
          <w:rPr>
            <w:lang w:val="el-GR"/>
          </w:rPr>
          <w:t xml:space="preserve">τα οποία μοιράζονται όλα τα </w:t>
        </w:r>
        <w:r w:rsidR="00D905FB">
          <w:t>Patch</w:t>
        </w:r>
        <w:r w:rsidR="00D905FB" w:rsidRPr="00D905FB">
          <w:rPr>
            <w:lang w:val="el-GR"/>
            <w:rPrChange w:id="75" w:author="Konstantinos Chatzis" w:date="2021-02-28T21:20:00Z">
              <w:rPr/>
            </w:rPrChange>
          </w:rPr>
          <w:t xml:space="preserve"> </w:t>
        </w:r>
      </w:ins>
      <w:ins w:id="76" w:author="Konstantinos Chatzis" w:date="2021-02-28T21:21:00Z">
        <w:r w:rsidR="00D905FB">
          <w:rPr>
            <w:lang w:val="el-GR"/>
          </w:rPr>
          <w:t>της εικόνας στα οποία πρέπει να γίνει αναζήτηση για βάρη</w:t>
        </w:r>
      </w:ins>
      <w:ins w:id="77" w:author="Konstantinos Chatzis" w:date="2021-02-28T21:22:00Z">
        <w:r w:rsidR="0060654B" w:rsidRPr="0060654B">
          <w:rPr>
            <w:lang w:val="el-GR"/>
            <w:rPrChange w:id="78" w:author="Konstantinos Chatzis" w:date="2021-02-28T21:22:00Z">
              <w:rPr/>
            </w:rPrChange>
          </w:rPr>
          <w:t xml:space="preserve"> (</w:t>
        </w:r>
        <w:r w:rsidR="0060654B">
          <w:rPr>
            <w:lang w:val="el-GR"/>
          </w:rPr>
          <w:t xml:space="preserve">δηλαδή ξανά </w:t>
        </w:r>
      </w:ins>
      <w:ins w:id="79" w:author="Konstantinos Chatzis" w:date="2021-02-28T21:23:00Z">
        <w:r w:rsidR="0060654B" w:rsidRPr="006D34C3">
          <w:rPr>
            <w:lang w:val="el-GR"/>
          </w:rPr>
          <w:t>[</w:t>
        </w:r>
        <w:r w:rsidR="0060654B">
          <w:rPr>
            <w:lang w:val="el-GR"/>
          </w:rPr>
          <w:t>256-5</w:t>
        </w:r>
        <w:r w:rsidR="0060654B" w:rsidRPr="006D34C3">
          <w:rPr>
            <w:lang w:val="el-GR"/>
          </w:rPr>
          <w:t>]</w:t>
        </w:r>
        <w:r w:rsidR="0060654B">
          <w:t>x</w:t>
        </w:r>
        <w:r w:rsidR="0060654B" w:rsidRPr="006D34C3">
          <w:rPr>
            <w:lang w:val="el-GR"/>
          </w:rPr>
          <w:t>[256-5]</w:t>
        </w:r>
        <w:r w:rsidR="0060654B">
          <w:rPr>
            <w:lang w:val="el-GR"/>
          </w:rPr>
          <w:t xml:space="preserve"> </w:t>
        </w:r>
        <w:r w:rsidR="0060654B">
          <w:t>Patch</w:t>
        </w:r>
        <w:r w:rsidR="0060654B">
          <w:rPr>
            <w:lang w:val="el-GR"/>
          </w:rPr>
          <w:t>, μείον ενός, αυτού από το οποίο γίνεται η αναζήτηση</w:t>
        </w:r>
      </w:ins>
      <w:ins w:id="80" w:author="Konstantinos Chatzis" w:date="2021-02-28T21:22:00Z">
        <w:r w:rsidR="0060654B" w:rsidRPr="0060654B">
          <w:rPr>
            <w:lang w:val="el-GR"/>
            <w:rPrChange w:id="81" w:author="Konstantinos Chatzis" w:date="2021-02-28T21:22:00Z">
              <w:rPr/>
            </w:rPrChange>
          </w:rPr>
          <w:t>)</w:t>
        </w:r>
      </w:ins>
      <w:ins w:id="82" w:author="Konstantinos Chatzis" w:date="2021-02-28T21:21:00Z">
        <w:r w:rsidR="00D905FB">
          <w:rPr>
            <w:lang w:val="el-GR"/>
          </w:rPr>
          <w:t>.</w:t>
        </w:r>
      </w:ins>
      <w:ins w:id="83" w:author="Konstantinos Chatzis" w:date="2021-02-28T21:22:00Z">
        <w:r w:rsidR="0060654B" w:rsidRPr="0060654B">
          <w:rPr>
            <w:lang w:val="el-GR"/>
            <w:rPrChange w:id="84" w:author="Konstantinos Chatzis" w:date="2021-02-28T21:22:00Z">
              <w:rPr/>
            </w:rPrChange>
          </w:rPr>
          <w:t xml:space="preserve"> </w:t>
        </w:r>
      </w:ins>
    </w:p>
    <w:p w14:paraId="6057BAD5" w14:textId="411C3046" w:rsidR="00571B09" w:rsidRDefault="004565D0" w:rsidP="004565D0">
      <w:pPr>
        <w:jc w:val="both"/>
        <w:rPr>
          <w:ins w:id="85" w:author="Konstantinos Chatzis" w:date="2021-02-28T16:37:00Z"/>
          <w:lang w:val="el-GR"/>
        </w:rPr>
        <w:pPrChange w:id="86" w:author="Konstantinos Chatzis" w:date="2021-02-28T21:32:00Z">
          <w:pPr/>
        </w:pPrChange>
      </w:pPr>
      <w:ins w:id="87" w:author="Konstantinos Chatzis" w:date="2021-02-28T20:41:00Z">
        <w:r>
          <w:rPr>
            <w:noProof/>
            <w:lang w:val="el-GR"/>
          </w:rPr>
          <w:drawing>
            <wp:anchor distT="0" distB="0" distL="114300" distR="114300" simplePos="0" relativeHeight="251660288" behindDoc="0" locked="0" layoutInCell="1" allowOverlap="1" wp14:anchorId="4D25D1BE" wp14:editId="7174C458">
              <wp:simplePos x="0" y="0"/>
              <wp:positionH relativeFrom="margin">
                <wp:align>right</wp:align>
              </wp:positionH>
              <wp:positionV relativeFrom="margin">
                <wp:posOffset>4512166</wp:posOffset>
              </wp:positionV>
              <wp:extent cx="3693795" cy="2281555"/>
              <wp:effectExtent l="0" t="0" r="1905" b="4445"/>
              <wp:wrapSquare wrapText="bothSides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93795" cy="2281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88" w:author="Konstantinos Chatzis" w:date="2021-02-28T21:26:00Z">
        <w:r w:rsidR="0060654B">
          <w:rPr>
            <w:lang w:val="el-GR"/>
          </w:rPr>
          <w:tab/>
          <w:t xml:space="preserve">Ένα </w:t>
        </w:r>
        <w:r w:rsidR="0060654B">
          <w:t>Patch</w:t>
        </w:r>
        <w:r w:rsidR="0060654B" w:rsidRPr="0060654B">
          <w:rPr>
            <w:lang w:val="el-GR"/>
            <w:rPrChange w:id="89" w:author="Konstantinos Chatzis" w:date="2021-02-28T21:26:00Z">
              <w:rPr/>
            </w:rPrChange>
          </w:rPr>
          <w:t xml:space="preserve"> </w:t>
        </w:r>
        <w:r w:rsidR="0060654B">
          <w:rPr>
            <w:lang w:val="el-GR"/>
          </w:rPr>
          <w:t>σε κάθε</w:t>
        </w:r>
      </w:ins>
      <w:ins w:id="90" w:author="Konstantinos Chatzis" w:date="2021-02-28T21:27:00Z">
        <w:r w:rsidR="0060654B" w:rsidRPr="0060654B">
          <w:rPr>
            <w:lang w:val="el-GR"/>
            <w:rPrChange w:id="91" w:author="Konstantinos Chatzis" w:date="2021-02-28T21:27:00Z">
              <w:rPr/>
            </w:rPrChange>
          </w:rPr>
          <w:t xml:space="preserve"> </w:t>
        </w:r>
        <w:r w:rsidR="0060654B">
          <w:t>Block</w:t>
        </w:r>
      </w:ins>
      <w:ins w:id="92" w:author="Konstantinos Chatzis" w:date="2021-02-28T21:28:00Z">
        <w:r w:rsidR="0060654B">
          <w:rPr>
            <w:lang w:val="el-GR"/>
          </w:rPr>
          <w:t xml:space="preserve"> - </w:t>
        </w:r>
      </w:ins>
      <w:ins w:id="93" w:author="Konstantinos Chatzis" w:date="2021-02-28T21:27:00Z">
        <w:r w:rsidR="0060654B">
          <w:rPr>
            <w:lang w:val="el-GR"/>
          </w:rPr>
          <w:t xml:space="preserve">το </w:t>
        </w:r>
        <w:r w:rsidR="0060654B">
          <w:t>Patch</w:t>
        </w:r>
      </w:ins>
      <w:ins w:id="94" w:author="Konstantinos Chatzis" w:date="2021-02-28T21:26:00Z">
        <w:r w:rsidR="0060654B">
          <w:rPr>
            <w:lang w:val="el-GR"/>
          </w:rPr>
          <w:t xml:space="preserve"> για οποίο γίνεται η αναζήτηση</w:t>
        </w:r>
      </w:ins>
      <w:ins w:id="95" w:author="Konstantinos Chatzis" w:date="2021-02-28T21:27:00Z">
        <w:r w:rsidR="0060654B">
          <w:rPr>
            <w:lang w:val="el-GR"/>
          </w:rPr>
          <w:t xml:space="preserve"> - </w:t>
        </w:r>
      </w:ins>
      <w:ins w:id="96" w:author="Konstantinos Chatzis" w:date="2021-02-28T21:26:00Z">
        <w:r w:rsidR="0060654B">
          <w:rPr>
            <w:lang w:val="el-GR"/>
          </w:rPr>
          <w:t>β</w:t>
        </w:r>
      </w:ins>
      <w:ins w:id="97" w:author="Konstantinos Chatzis" w:date="2021-02-28T21:27:00Z">
        <w:r w:rsidR="0060654B">
          <w:rPr>
            <w:lang w:val="el-GR"/>
          </w:rPr>
          <w:t xml:space="preserve">ρίσκεται πάντα στην </w:t>
        </w:r>
        <w:r w:rsidR="0060654B">
          <w:t>Shared</w:t>
        </w:r>
        <w:r w:rsidR="0060654B" w:rsidRPr="0060654B">
          <w:rPr>
            <w:lang w:val="el-GR"/>
            <w:rPrChange w:id="98" w:author="Konstantinos Chatzis" w:date="2021-02-28T21:27:00Z">
              <w:rPr/>
            </w:rPrChange>
          </w:rPr>
          <w:t xml:space="preserve"> </w:t>
        </w:r>
        <w:r w:rsidR="0060654B">
          <w:t>Memory</w:t>
        </w:r>
        <w:r w:rsidR="0060654B" w:rsidRPr="0060654B">
          <w:rPr>
            <w:lang w:val="el-GR"/>
            <w:rPrChange w:id="99" w:author="Konstantinos Chatzis" w:date="2021-02-28T21:27:00Z">
              <w:rPr/>
            </w:rPrChange>
          </w:rPr>
          <w:t xml:space="preserve"> </w:t>
        </w:r>
        <w:r w:rsidR="0060654B">
          <w:rPr>
            <w:lang w:val="el-GR"/>
          </w:rPr>
          <w:t xml:space="preserve">απαράλλαχτο, και </w:t>
        </w:r>
      </w:ins>
      <w:ins w:id="100" w:author="Konstantinos Chatzis" w:date="2021-02-28T21:28:00Z">
        <w:r w:rsidR="003F1A59">
          <w:rPr>
            <w:lang w:val="el-GR"/>
          </w:rPr>
          <w:t xml:space="preserve">ένα ακόμα </w:t>
        </w:r>
        <w:r w:rsidR="003F1A59">
          <w:t>Patch</w:t>
        </w:r>
        <w:r w:rsidR="003F1A59" w:rsidRPr="003F1A59">
          <w:rPr>
            <w:lang w:val="el-GR"/>
            <w:rPrChange w:id="101" w:author="Konstantinos Chatzis" w:date="2021-02-28T21:28:00Z">
              <w:rPr/>
            </w:rPrChange>
          </w:rPr>
          <w:t xml:space="preserve"> </w:t>
        </w:r>
        <w:r w:rsidR="003F1A59">
          <w:rPr>
            <w:lang w:val="el-GR"/>
          </w:rPr>
          <w:t>άδειο. Στο δεύτερο γίνονται</w:t>
        </w:r>
      </w:ins>
      <w:ins w:id="102" w:author="Konstantinos Chatzis" w:date="2021-02-28T21:30:00Z">
        <w:r>
          <w:rPr>
            <w:lang w:val="el-GR"/>
          </w:rPr>
          <w:t xml:space="preserve"> </w:t>
        </w:r>
      </w:ins>
      <w:ins w:id="103" w:author="Konstantinos Chatzis" w:date="2021-02-28T21:28:00Z">
        <w:r w:rsidR="003F1A59">
          <w:rPr>
            <w:lang w:val="el-GR"/>
          </w:rPr>
          <w:t xml:space="preserve">διαδοχικές προσθέσεις </w:t>
        </w:r>
      </w:ins>
      <w:ins w:id="104" w:author="Konstantinos Chatzis" w:date="2021-02-28T21:30:00Z">
        <w:r>
          <w:t>Pixel</w:t>
        </w:r>
        <w:r w:rsidRPr="004565D0">
          <w:rPr>
            <w:lang w:val="el-GR"/>
            <w:rPrChange w:id="105" w:author="Konstantinos Chatzis" w:date="2021-02-28T21:30:00Z">
              <w:rPr/>
            </w:rPrChange>
          </w:rPr>
          <w:t xml:space="preserve">, </w:t>
        </w:r>
        <w:r>
          <w:rPr>
            <w:lang w:val="el-GR"/>
          </w:rPr>
          <w:t>ανάλογα της απόστασης που έχει το εκάστ</w:t>
        </w:r>
      </w:ins>
      <w:ins w:id="106" w:author="Konstantinos Chatzis" w:date="2021-02-28T21:31:00Z">
        <w:r>
          <w:rPr>
            <w:lang w:val="el-GR"/>
          </w:rPr>
          <w:t>ο</w:t>
        </w:r>
      </w:ins>
      <w:ins w:id="107" w:author="Konstantinos Chatzis" w:date="2021-02-28T21:30:00Z">
        <w:r>
          <w:rPr>
            <w:lang w:val="el-GR"/>
          </w:rPr>
          <w:t xml:space="preserve">τε </w:t>
        </w:r>
        <w:r>
          <w:t>Patch</w:t>
        </w:r>
      </w:ins>
      <w:ins w:id="108" w:author="Konstantinos Chatzis" w:date="2021-02-28T21:31:00Z">
        <w:r>
          <w:rPr>
            <w:lang w:val="el-GR"/>
          </w:rPr>
          <w:t xml:space="preserve"> με το οποίο γίνεται σύγκριση. Στο τέλος, το σύνολο των βαρών που υπολογίστηκαν, διαιρείται από όλα τα </w:t>
        </w:r>
        <w:r>
          <w:t>Pixel</w:t>
        </w:r>
        <w:r w:rsidRPr="004565D0">
          <w:rPr>
            <w:lang w:val="el-GR"/>
            <w:rPrChange w:id="109" w:author="Konstantinos Chatzis" w:date="2021-02-28T21:31:00Z">
              <w:rPr/>
            </w:rPrChange>
          </w:rPr>
          <w:t xml:space="preserve"> </w:t>
        </w:r>
        <w:r>
          <w:rPr>
            <w:lang w:val="el-GR"/>
          </w:rPr>
          <w:t xml:space="preserve">του τελικού </w:t>
        </w:r>
        <w:r>
          <w:t>Patch</w:t>
        </w:r>
        <w:r>
          <w:rPr>
            <w:lang w:val="el-GR"/>
          </w:rPr>
          <w:t>, και αυτό εκχ</w:t>
        </w:r>
      </w:ins>
      <w:ins w:id="110" w:author="Konstantinos Chatzis" w:date="2021-02-28T21:32:00Z">
        <w:r>
          <w:rPr>
            <w:lang w:val="el-GR"/>
          </w:rPr>
          <w:t xml:space="preserve">ωρείται πίσω στην </w:t>
        </w:r>
        <w:r>
          <w:t>Global</w:t>
        </w:r>
        <w:r w:rsidRPr="004565D0">
          <w:rPr>
            <w:lang w:val="el-GR"/>
            <w:rPrChange w:id="111" w:author="Konstantinos Chatzis" w:date="2021-02-28T21:32:00Z">
              <w:rPr/>
            </w:rPrChange>
          </w:rPr>
          <w:t xml:space="preserve"> </w:t>
        </w:r>
        <w:r>
          <w:t>Memory</w:t>
        </w:r>
        <w:r w:rsidRPr="004565D0">
          <w:rPr>
            <w:lang w:val="el-GR"/>
            <w:rPrChange w:id="112" w:author="Konstantinos Chatzis" w:date="2021-02-28T21:32:00Z">
              <w:rPr/>
            </w:rPrChange>
          </w:rPr>
          <w:t>.</w:t>
        </w:r>
      </w:ins>
    </w:p>
    <w:p w14:paraId="746519EC" w14:textId="1B1D0CDD" w:rsidR="00571B09" w:rsidRDefault="00571B09" w:rsidP="00571B09">
      <w:pPr>
        <w:pStyle w:val="Heading2"/>
        <w:rPr>
          <w:ins w:id="113" w:author="Konstantinos Chatzis" w:date="2021-02-28T16:37:00Z"/>
          <w:lang w:val="el-GR"/>
        </w:rPr>
      </w:pPr>
      <w:ins w:id="114" w:author="Konstantinos Chatzis" w:date="2021-02-28T16:37:00Z">
        <w:r>
          <w:rPr>
            <w:lang w:val="el-GR"/>
          </w:rPr>
          <w:t>Απόδοση</w:t>
        </w:r>
      </w:ins>
    </w:p>
    <w:p w14:paraId="2F0BBC82" w14:textId="77777777" w:rsidR="004565D0" w:rsidRDefault="004565D0" w:rsidP="0076466B">
      <w:pPr>
        <w:ind w:firstLine="720"/>
        <w:jc w:val="both"/>
        <w:rPr>
          <w:ins w:id="115" w:author="Konstantinos Chatzis" w:date="2021-02-28T21:33:00Z"/>
          <w:lang w:val="el-GR"/>
        </w:rPr>
      </w:pPr>
      <w:ins w:id="116" w:author="Konstantinos Chatzis" w:date="2021-02-28T20:41:00Z">
        <w:r>
          <w:rPr>
            <w:noProof/>
            <w:lang w:val="el-GR"/>
          </w:rPr>
          <w:drawing>
            <wp:anchor distT="0" distB="0" distL="114300" distR="114300" simplePos="0" relativeHeight="251661312" behindDoc="0" locked="0" layoutInCell="1" allowOverlap="1" wp14:anchorId="6D2870B6" wp14:editId="6F629ACB">
              <wp:simplePos x="0" y="0"/>
              <wp:positionH relativeFrom="margin">
                <wp:align>right</wp:align>
              </wp:positionH>
              <wp:positionV relativeFrom="margin">
                <wp:align>bottom</wp:align>
              </wp:positionV>
              <wp:extent cx="3694430" cy="2282825"/>
              <wp:effectExtent l="0" t="0" r="1270" b="3175"/>
              <wp:wrapSquare wrapText="bothSides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94430" cy="2282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117" w:author="Konstantinos Chatzis" w:date="2021-02-28T20:43:00Z">
        <w:r w:rsidR="0076466B">
          <w:rPr>
            <w:lang w:val="el-GR"/>
          </w:rPr>
          <w:t>Από τα επόμενα δυο διαγράμματα φαίνεται ότι ο</w:t>
        </w:r>
      </w:ins>
      <w:ins w:id="118" w:author="Konstantinos Chatzis" w:date="2021-02-28T20:44:00Z">
        <w:r w:rsidR="0076466B">
          <w:rPr>
            <w:lang w:val="el-GR"/>
          </w:rPr>
          <w:t xml:space="preserve"> αλγόριθμος κοστίζει </w:t>
        </w:r>
      </w:ins>
      <w:ins w:id="119" w:author="Konstantinos Chatzis" w:date="2021-02-28T20:47:00Z">
        <w:r w:rsidR="0076466B">
          <w:rPr>
            <w:lang w:val="el-GR"/>
          </w:rPr>
          <w:t xml:space="preserve">αρκετά </w:t>
        </w:r>
      </w:ins>
      <w:ins w:id="120" w:author="Konstantinos Chatzis" w:date="2021-02-28T20:44:00Z">
        <w:r w:rsidR="0076466B">
          <w:rPr>
            <w:lang w:val="el-GR"/>
          </w:rPr>
          <w:t xml:space="preserve">(σε αντίθεση με </w:t>
        </w:r>
      </w:ins>
      <w:ins w:id="121" w:author="Konstantinos Chatzis" w:date="2021-02-28T20:45:00Z">
        <w:r w:rsidR="0076466B">
          <w:rPr>
            <w:lang w:val="el-GR"/>
          </w:rPr>
          <w:t xml:space="preserve">άλλα φίλτρα, όπως αυτό του </w:t>
        </w:r>
        <w:proofErr w:type="spellStart"/>
        <w:r w:rsidR="0076466B">
          <w:t>kNN</w:t>
        </w:r>
      </w:ins>
      <w:proofErr w:type="spellEnd"/>
      <w:ins w:id="122" w:author="Konstantinos Chatzis" w:date="2021-02-28T20:48:00Z">
        <w:r w:rsidR="0076466B">
          <w:rPr>
            <w:lang w:val="el-GR"/>
          </w:rPr>
          <w:t xml:space="preserve">, ή σε σχέση με τις βελτιωμένες εκδόσεις του </w:t>
        </w:r>
        <w:r w:rsidR="0076466B">
          <w:t>NLM</w:t>
        </w:r>
      </w:ins>
      <w:ins w:id="123" w:author="Konstantinos Chatzis" w:date="2021-02-28T20:44:00Z">
        <w:r w:rsidR="0076466B">
          <w:rPr>
            <w:lang w:val="el-GR"/>
          </w:rPr>
          <w:t>)</w:t>
        </w:r>
      </w:ins>
      <w:ins w:id="124" w:author="Konstantinos Chatzis" w:date="2021-02-28T20:45:00Z">
        <w:r w:rsidR="0076466B" w:rsidRPr="0076466B">
          <w:rPr>
            <w:lang w:val="el-GR"/>
            <w:rPrChange w:id="125" w:author="Konstantinos Chatzis" w:date="2021-02-28T20:45:00Z">
              <w:rPr/>
            </w:rPrChange>
          </w:rPr>
          <w:t xml:space="preserve">, </w:t>
        </w:r>
        <w:r w:rsidR="0076466B">
          <w:rPr>
            <w:lang w:val="el-GR"/>
          </w:rPr>
          <w:t xml:space="preserve">καθώς για μια μικρή εικόνα, στα </w:t>
        </w:r>
      </w:ins>
    </w:p>
    <w:tbl>
      <w:tblPr>
        <w:tblStyle w:val="TableGrid"/>
        <w:tblpPr w:leftFromText="180" w:rightFromText="180" w:vertAnchor="text" w:horzAnchor="margin" w:tblpXSpec="right" w:tblpY="-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3"/>
      </w:tblGrid>
      <w:tr w:rsidR="004565D0" w14:paraId="1FB9C2FF" w14:textId="77777777" w:rsidTr="004565D0">
        <w:trPr>
          <w:trHeight w:val="1574"/>
          <w:ins w:id="126" w:author="Konstantinos Chatzis" w:date="2021-02-28T21:33:00Z"/>
        </w:trPr>
        <w:tc>
          <w:tcPr>
            <w:tcW w:w="2893" w:type="dxa"/>
          </w:tcPr>
          <w:p w14:paraId="704B9C58" w14:textId="77777777" w:rsidR="004565D0" w:rsidRDefault="004565D0" w:rsidP="004565D0">
            <w:pPr>
              <w:rPr>
                <w:ins w:id="127" w:author="Konstantinos Chatzis" w:date="2021-02-28T21:33:00Z"/>
                <w:lang w:val="el-GR"/>
              </w:rPr>
            </w:pPr>
            <w:ins w:id="128" w:author="Konstantinos Chatzis" w:date="2021-02-28T21:33:00Z">
              <w:r>
                <w:rPr>
                  <w:noProof/>
                  <w:lang w:val="el-GR"/>
                </w:rPr>
                <w:lastRenderedPageBreak/>
                <w:drawing>
                  <wp:inline distT="0" distB="0" distL="0" distR="0" wp14:anchorId="64216D06" wp14:editId="71605C17">
                    <wp:extent cx="1699895" cy="1144905"/>
                    <wp:effectExtent l="0" t="0" r="0" b="0"/>
                    <wp:docPr id="9" name="Picture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1406" t="67095" r="23784" b="2893"/>
                            <a:stretch/>
                          </pic:blipFill>
                          <pic:spPr bwMode="auto">
                            <a:xfrm>
                              <a:off x="0" y="0"/>
                              <a:ext cx="1699895" cy="1144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565D0" w14:paraId="4B320E38" w14:textId="77777777" w:rsidTr="004565D0">
        <w:trPr>
          <w:trHeight w:val="229"/>
          <w:ins w:id="129" w:author="Konstantinos Chatzis" w:date="2021-02-28T21:33:00Z"/>
        </w:trPr>
        <w:tc>
          <w:tcPr>
            <w:tcW w:w="2893" w:type="dxa"/>
          </w:tcPr>
          <w:p w14:paraId="347A8130" w14:textId="77777777" w:rsidR="004565D0" w:rsidRDefault="004565D0" w:rsidP="004565D0">
            <w:pPr>
              <w:rPr>
                <w:ins w:id="130" w:author="Konstantinos Chatzis" w:date="2021-02-28T21:33:00Z"/>
                <w:lang w:val="el-GR"/>
              </w:rPr>
            </w:pPr>
            <w:ins w:id="131" w:author="Konstantinos Chatzis" w:date="2021-02-28T21:33:00Z">
              <w:r>
                <w:rPr>
                  <w:lang w:val="el-GR"/>
                </w:rPr>
                <w:t xml:space="preserve">Πίνακας </w:t>
              </w:r>
              <w:r>
                <w:t>Pixel</w:t>
              </w:r>
              <w:r w:rsidRPr="00F509D5">
                <w:rPr>
                  <w:lang w:val="el-GR"/>
                </w:rPr>
                <w:t xml:space="preserve">, </w:t>
              </w:r>
              <w:r>
                <w:rPr>
                  <w:lang w:val="el-GR"/>
                </w:rPr>
                <w:t xml:space="preserve">όπου κόκκινο είναι ένα </w:t>
              </w:r>
              <w:r>
                <w:t>Patch</w:t>
              </w:r>
              <w:r>
                <w:rPr>
                  <w:lang w:val="el-GR"/>
                </w:rPr>
                <w:t>.</w:t>
              </w:r>
            </w:ins>
          </w:p>
          <w:p w14:paraId="5ABACC07" w14:textId="77777777" w:rsidR="004565D0" w:rsidRPr="00F509D5" w:rsidRDefault="004565D0" w:rsidP="004565D0">
            <w:pPr>
              <w:rPr>
                <w:ins w:id="132" w:author="Konstantinos Chatzis" w:date="2021-02-28T21:33:00Z"/>
                <w:lang w:val="el-GR"/>
              </w:rPr>
            </w:pPr>
          </w:p>
        </w:tc>
      </w:tr>
      <w:tr w:rsidR="004565D0" w14:paraId="0C6E208C" w14:textId="77777777" w:rsidTr="004565D0">
        <w:trPr>
          <w:trHeight w:val="1541"/>
          <w:ins w:id="133" w:author="Konstantinos Chatzis" w:date="2021-02-28T21:33:00Z"/>
        </w:trPr>
        <w:tc>
          <w:tcPr>
            <w:tcW w:w="2893" w:type="dxa"/>
          </w:tcPr>
          <w:p w14:paraId="5A5866D7" w14:textId="77777777" w:rsidR="004565D0" w:rsidRDefault="004565D0" w:rsidP="004565D0">
            <w:pPr>
              <w:rPr>
                <w:ins w:id="134" w:author="Konstantinos Chatzis" w:date="2021-02-28T21:33:00Z"/>
                <w:lang w:val="el-GR"/>
              </w:rPr>
            </w:pPr>
            <w:ins w:id="135" w:author="Konstantinos Chatzis" w:date="2021-02-28T21:33:00Z">
              <w:r>
                <w:rPr>
                  <w:noProof/>
                  <w:lang w:val="el-GR"/>
                </w:rPr>
                <w:drawing>
                  <wp:inline distT="0" distB="0" distL="0" distR="0" wp14:anchorId="18B9C130" wp14:editId="29351865">
                    <wp:extent cx="1684655" cy="1120140"/>
                    <wp:effectExtent l="0" t="0" r="0" b="3810"/>
                    <wp:docPr id="10" name="Picture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203" t="31677" r="39213" b="38954"/>
                            <a:stretch/>
                          </pic:blipFill>
                          <pic:spPr bwMode="auto">
                            <a:xfrm>
                              <a:off x="0" y="0"/>
                              <a:ext cx="1684655" cy="1120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565D0" w14:paraId="67A29B01" w14:textId="77777777" w:rsidTr="004565D0">
        <w:trPr>
          <w:trHeight w:val="229"/>
          <w:ins w:id="136" w:author="Konstantinos Chatzis" w:date="2021-02-28T21:33:00Z"/>
        </w:trPr>
        <w:tc>
          <w:tcPr>
            <w:tcW w:w="2893" w:type="dxa"/>
          </w:tcPr>
          <w:p w14:paraId="77E3578C" w14:textId="77777777" w:rsidR="004565D0" w:rsidRPr="00F509D5" w:rsidRDefault="004565D0" w:rsidP="004565D0">
            <w:pPr>
              <w:rPr>
                <w:ins w:id="137" w:author="Konstantinos Chatzis" w:date="2021-02-28T21:33:00Z"/>
                <w:lang w:val="el-GR"/>
              </w:rPr>
            </w:pPr>
            <w:ins w:id="138" w:author="Konstantinos Chatzis" w:date="2021-02-28T21:33:00Z">
              <w:r>
                <w:rPr>
                  <w:lang w:val="el-GR"/>
                </w:rPr>
                <w:t xml:space="preserve">Ένας από τους πολλαπλούς πίνακες </w:t>
              </w:r>
              <w:r>
                <w:t>Pixel</w:t>
              </w:r>
              <w:r w:rsidRPr="00F509D5">
                <w:rPr>
                  <w:lang w:val="el-GR"/>
                </w:rPr>
                <w:t xml:space="preserve">, </w:t>
              </w:r>
              <w:r>
                <w:rPr>
                  <w:lang w:val="el-GR"/>
                </w:rPr>
                <w:t xml:space="preserve">όπου </w:t>
              </w:r>
              <w:proofErr w:type="spellStart"/>
              <w:r>
                <w:rPr>
                  <w:lang w:val="el-GR"/>
                </w:rPr>
                <w:t>κοκκινό</w:t>
              </w:r>
              <w:proofErr w:type="spellEnd"/>
              <w:r>
                <w:rPr>
                  <w:lang w:val="el-GR"/>
                </w:rPr>
                <w:t xml:space="preserve"> είναι το </w:t>
              </w:r>
              <w:r>
                <w:t>Patch</w:t>
              </w:r>
              <w:r w:rsidRPr="00F509D5">
                <w:rPr>
                  <w:lang w:val="el-GR"/>
                </w:rPr>
                <w:t xml:space="preserve"> </w:t>
              </w:r>
              <w:r>
                <w:rPr>
                  <w:lang w:val="el-GR"/>
                </w:rPr>
                <w:t>που μεταλλάχθηκε σε διάνυσμα.</w:t>
              </w:r>
            </w:ins>
          </w:p>
        </w:tc>
      </w:tr>
    </w:tbl>
    <w:p w14:paraId="30A5DCD9" w14:textId="2770D798" w:rsidR="00571B09" w:rsidRDefault="0076466B" w:rsidP="0076466B">
      <w:pPr>
        <w:ind w:firstLine="720"/>
        <w:jc w:val="both"/>
        <w:rPr>
          <w:ins w:id="139" w:author="Konstantinos Chatzis" w:date="2021-02-28T20:49:00Z"/>
          <w:lang w:val="el-GR"/>
        </w:rPr>
        <w:pPrChange w:id="140" w:author="Konstantinos Chatzis" w:date="2021-02-28T20:50:00Z">
          <w:pPr>
            <w:ind w:firstLine="720"/>
          </w:pPr>
        </w:pPrChange>
      </w:pPr>
      <w:ins w:id="141" w:author="Konstantinos Chatzis" w:date="2021-02-28T20:45:00Z">
        <w:r>
          <w:rPr>
            <w:lang w:val="el-GR"/>
          </w:rPr>
          <w:t>256</w:t>
        </w:r>
        <w:r>
          <w:t>x</w:t>
        </w:r>
        <w:r>
          <w:rPr>
            <w:lang w:val="el-GR"/>
          </w:rPr>
          <w:t xml:space="preserve">256 </w:t>
        </w:r>
        <w:r>
          <w:t>pixel</w:t>
        </w:r>
        <w:r w:rsidRPr="0076466B">
          <w:rPr>
            <w:lang w:val="el-GR"/>
            <w:rPrChange w:id="142" w:author="Konstantinos Chatzis" w:date="2021-02-28T20:45:00Z">
              <w:rPr/>
            </w:rPrChange>
          </w:rPr>
          <w:t xml:space="preserve">, </w:t>
        </w:r>
      </w:ins>
      <w:ins w:id="143" w:author="Konstantinos Chatzis" w:date="2021-02-28T20:46:00Z">
        <w:r>
          <w:rPr>
            <w:lang w:val="el-GR"/>
          </w:rPr>
          <w:t xml:space="preserve">απαιτούνται </w:t>
        </w:r>
      </w:ins>
      <w:ins w:id="144" w:author="Konstantinos Chatzis" w:date="2021-02-28T20:47:00Z">
        <w:r>
          <w:rPr>
            <w:lang w:val="el-GR"/>
          </w:rPr>
          <w:t xml:space="preserve">περίπου </w:t>
        </w:r>
      </w:ins>
      <w:ins w:id="145" w:author="Konstantinos Chatzis" w:date="2021-02-28T20:48:00Z">
        <w:r>
          <w:rPr>
            <w:lang w:val="el-GR"/>
          </w:rPr>
          <w:t>25</w:t>
        </w:r>
      </w:ins>
      <w:ins w:id="146" w:author="Konstantinos Chatzis" w:date="2021-02-28T20:46:00Z">
        <w:r>
          <w:rPr>
            <w:lang w:val="el-GR"/>
          </w:rPr>
          <w:t xml:space="preserve"> δευτερόλεπτα για την αποθορυβοποίησή </w:t>
        </w:r>
      </w:ins>
      <w:ins w:id="147" w:author="Konstantinos Chatzis" w:date="2021-02-28T20:47:00Z">
        <w:r>
          <w:rPr>
            <w:lang w:val="el-GR"/>
          </w:rPr>
          <w:t>της.</w:t>
        </w:r>
      </w:ins>
    </w:p>
    <w:p w14:paraId="3DE984DD" w14:textId="2DEF6199" w:rsidR="0076466B" w:rsidRDefault="0076466B" w:rsidP="0076466B">
      <w:pPr>
        <w:ind w:firstLine="720"/>
        <w:jc w:val="both"/>
        <w:rPr>
          <w:ins w:id="148" w:author="Konstantinos Chatzis" w:date="2021-02-28T20:52:00Z"/>
          <w:lang w:val="el-GR"/>
        </w:rPr>
      </w:pPr>
      <w:ins w:id="149" w:author="Konstantinos Chatzis" w:date="2021-02-28T20:49:00Z">
        <w:r>
          <w:rPr>
            <w:lang w:val="el-GR"/>
          </w:rPr>
          <w:t xml:space="preserve">Οι δοκιμές που παρουσιάζονται, καθώς και η παραγωγή των εικόνων, έγιναν σε κάρτα γραφικών </w:t>
        </w:r>
        <w:r>
          <w:t>GTX</w:t>
        </w:r>
        <w:r w:rsidRPr="0076466B">
          <w:rPr>
            <w:lang w:val="el-GR"/>
            <w:rPrChange w:id="150" w:author="Konstantinos Chatzis" w:date="2021-02-28T20:49:00Z">
              <w:rPr/>
            </w:rPrChange>
          </w:rPr>
          <w:t xml:space="preserve"> 1650, </w:t>
        </w:r>
        <w:r>
          <w:rPr>
            <w:lang w:val="el-GR"/>
          </w:rPr>
          <w:t xml:space="preserve">η οποία παρέχει </w:t>
        </w:r>
      </w:ins>
      <w:ins w:id="151" w:author="Konstantinos Chatzis" w:date="2021-02-28T20:50:00Z">
        <w:r w:rsidRPr="0076466B">
          <w:rPr>
            <w:lang w:val="el-GR"/>
            <w:rPrChange w:id="152" w:author="Konstantinos Chatzis" w:date="2021-02-28T20:50:00Z">
              <w:rPr/>
            </w:rPrChange>
          </w:rPr>
          <w:t xml:space="preserve">4 </w:t>
        </w:r>
        <w:r>
          <w:t>GB</w:t>
        </w:r>
        <w:r w:rsidRPr="0076466B">
          <w:rPr>
            <w:lang w:val="el-GR"/>
            <w:rPrChange w:id="153" w:author="Konstantinos Chatzis" w:date="2021-02-28T20:50:00Z">
              <w:rPr/>
            </w:rPrChange>
          </w:rPr>
          <w:t xml:space="preserve"> </w:t>
        </w:r>
        <w:r>
          <w:rPr>
            <w:lang w:val="el-GR"/>
          </w:rPr>
          <w:t>μνήμης</w:t>
        </w:r>
        <w:r w:rsidRPr="0076466B">
          <w:rPr>
            <w:lang w:val="el-GR"/>
            <w:rPrChange w:id="154" w:author="Konstantinos Chatzis" w:date="2021-02-28T20:50:00Z">
              <w:rPr/>
            </w:rPrChange>
          </w:rPr>
          <w:t xml:space="preserve"> (</w:t>
        </w:r>
        <w:r>
          <w:t>Global</w:t>
        </w:r>
        <w:r w:rsidRPr="0076466B">
          <w:rPr>
            <w:lang w:val="el-GR"/>
            <w:rPrChange w:id="155" w:author="Konstantinos Chatzis" w:date="2021-02-28T20:50:00Z">
              <w:rPr/>
            </w:rPrChange>
          </w:rPr>
          <w:t xml:space="preserve"> </w:t>
        </w:r>
        <w:r>
          <w:t>Memory</w:t>
        </w:r>
        <w:r w:rsidRPr="0076466B">
          <w:rPr>
            <w:lang w:val="el-GR"/>
            <w:rPrChange w:id="156" w:author="Konstantinos Chatzis" w:date="2021-02-28T20:50:00Z">
              <w:rPr/>
            </w:rPrChange>
          </w:rPr>
          <w:t>)</w:t>
        </w:r>
        <w:r>
          <w:rPr>
            <w:lang w:val="el-GR"/>
          </w:rPr>
          <w:t xml:space="preserve">, και </w:t>
        </w:r>
        <w:r w:rsidRPr="0076466B">
          <w:rPr>
            <w:lang w:val="el-GR"/>
            <w:rPrChange w:id="157" w:author="Konstantinos Chatzis" w:date="2021-02-28T20:50:00Z">
              <w:rPr/>
            </w:rPrChange>
          </w:rPr>
          <w:t xml:space="preserve">1 </w:t>
        </w:r>
        <w:r>
          <w:t>MB</w:t>
        </w:r>
        <w:r w:rsidRPr="0076466B">
          <w:rPr>
            <w:lang w:val="el-GR"/>
            <w:rPrChange w:id="158" w:author="Konstantinos Chatzis" w:date="2021-02-28T20:50:00Z">
              <w:rPr/>
            </w:rPrChange>
          </w:rPr>
          <w:t xml:space="preserve"> </w:t>
        </w:r>
        <w:r>
          <w:rPr>
            <w:lang w:val="el-GR"/>
          </w:rPr>
          <w:t>κοινής μνήμης (</w:t>
        </w:r>
        <w:r>
          <w:t>Shared</w:t>
        </w:r>
        <w:r w:rsidRPr="0076466B">
          <w:rPr>
            <w:lang w:val="el-GR"/>
            <w:rPrChange w:id="159" w:author="Konstantinos Chatzis" w:date="2021-02-28T20:50:00Z">
              <w:rPr/>
            </w:rPrChange>
          </w:rPr>
          <w:t xml:space="preserve"> </w:t>
        </w:r>
        <w:r>
          <w:t>Memory</w:t>
        </w:r>
        <w:r>
          <w:rPr>
            <w:lang w:val="el-GR"/>
          </w:rPr>
          <w:t>)</w:t>
        </w:r>
      </w:ins>
      <w:ins w:id="160" w:author="Konstantinos Chatzis" w:date="2021-02-28T20:51:00Z">
        <w:r w:rsidR="00406DEE">
          <w:rPr>
            <w:lang w:val="el-GR"/>
          </w:rPr>
          <w:t xml:space="preserve">, και ο κώδικας γράφτηκε με σκοπό την καλύτερη απόδοση στα </w:t>
        </w:r>
      </w:ins>
      <w:ins w:id="161" w:author="Konstantinos Chatzis" w:date="2021-02-28T20:52:00Z">
        <w:r w:rsidR="00406DEE">
          <w:rPr>
            <w:lang w:val="el-GR"/>
          </w:rPr>
          <w:t xml:space="preserve">χαρακτηριστικά της συγκεκριμένης </w:t>
        </w:r>
        <w:r w:rsidR="00406DEE">
          <w:t>GPU</w:t>
        </w:r>
        <w:r w:rsidR="00406DEE" w:rsidRPr="00406DEE">
          <w:rPr>
            <w:lang w:val="el-GR"/>
            <w:rPrChange w:id="162" w:author="Konstantinos Chatzis" w:date="2021-02-28T20:52:00Z">
              <w:rPr/>
            </w:rPrChange>
          </w:rPr>
          <w:t>.</w:t>
        </w:r>
      </w:ins>
    </w:p>
    <w:p w14:paraId="6FE98DF3" w14:textId="5C9F9A86" w:rsidR="00406DEE" w:rsidRDefault="00406DEE" w:rsidP="0076466B">
      <w:pPr>
        <w:ind w:firstLine="720"/>
        <w:jc w:val="both"/>
        <w:rPr>
          <w:ins w:id="163" w:author="Konstantinos Chatzis" w:date="2021-02-28T20:58:00Z"/>
          <w:lang w:val="el-GR"/>
        </w:rPr>
      </w:pPr>
      <w:ins w:id="164" w:author="Konstantinos Chatzis" w:date="2021-02-28T20:52:00Z">
        <w:r>
          <w:rPr>
            <w:lang w:val="el-GR"/>
          </w:rPr>
          <w:t>Παρατηρείται</w:t>
        </w:r>
      </w:ins>
      <w:ins w:id="165" w:author="Konstantinos Chatzis" w:date="2021-02-28T20:53:00Z">
        <w:r w:rsidR="00EC08B7">
          <w:rPr>
            <w:lang w:val="el-GR"/>
          </w:rPr>
          <w:t>,</w:t>
        </w:r>
      </w:ins>
      <w:ins w:id="166" w:author="Konstantinos Chatzis" w:date="2021-02-28T20:52:00Z">
        <w:r>
          <w:rPr>
            <w:lang w:val="el-GR"/>
          </w:rPr>
          <w:t xml:space="preserve"> από τη διάρκεια </w:t>
        </w:r>
      </w:ins>
      <w:ins w:id="167" w:author="Konstantinos Chatzis" w:date="2021-02-28T20:54:00Z">
        <w:r w:rsidR="00EC08B7">
          <w:rPr>
            <w:lang w:val="el-GR"/>
          </w:rPr>
          <w:t xml:space="preserve">της αποθορυβοποίησης για </w:t>
        </w:r>
        <w:r w:rsidR="00EC08B7">
          <w:t>Patches</w:t>
        </w:r>
        <w:r w:rsidR="00EC08B7" w:rsidRPr="00EC08B7">
          <w:rPr>
            <w:lang w:val="el-GR"/>
            <w:rPrChange w:id="168" w:author="Konstantinos Chatzis" w:date="2021-02-28T20:54:00Z">
              <w:rPr/>
            </w:rPrChange>
          </w:rPr>
          <w:t xml:space="preserve"> </w:t>
        </w:r>
        <w:r w:rsidR="00EC08B7">
          <w:rPr>
            <w:lang w:val="el-GR"/>
          </w:rPr>
          <w:t xml:space="preserve">μεγέθους </w:t>
        </w:r>
        <w:r w:rsidR="00EC08B7" w:rsidRPr="00EC08B7">
          <w:rPr>
            <w:lang w:val="el-GR"/>
            <w:rPrChange w:id="169" w:author="Konstantinos Chatzis" w:date="2021-02-28T20:54:00Z">
              <w:rPr/>
            </w:rPrChange>
          </w:rPr>
          <w:t>7</w:t>
        </w:r>
        <w:r w:rsidR="00EC08B7">
          <w:t>x</w:t>
        </w:r>
        <w:r w:rsidR="00EC08B7" w:rsidRPr="00EC08B7">
          <w:rPr>
            <w:lang w:val="el-GR"/>
            <w:rPrChange w:id="170" w:author="Konstantinos Chatzis" w:date="2021-02-28T20:54:00Z">
              <w:rPr/>
            </w:rPrChange>
          </w:rPr>
          <w:t xml:space="preserve">7, </w:t>
        </w:r>
        <w:r w:rsidR="00EC08B7">
          <w:rPr>
            <w:lang w:val="el-GR"/>
          </w:rPr>
          <w:t xml:space="preserve">έναντι των μικρότερων, ότι </w:t>
        </w:r>
      </w:ins>
      <w:ins w:id="171" w:author="Konstantinos Chatzis" w:date="2021-02-28T20:55:00Z">
        <w:r w:rsidR="00EC08B7">
          <w:rPr>
            <w:lang w:val="el-GR"/>
          </w:rPr>
          <w:t xml:space="preserve">η μεγαλύτερη καθυστέρηση που επιβαρύνει τον αλγόριθμο είναι η χρήση της </w:t>
        </w:r>
        <w:r w:rsidR="00EC08B7">
          <w:t>Global</w:t>
        </w:r>
        <w:r w:rsidR="00EC08B7" w:rsidRPr="00EC08B7">
          <w:rPr>
            <w:lang w:val="el-GR"/>
            <w:rPrChange w:id="172" w:author="Konstantinos Chatzis" w:date="2021-02-28T20:55:00Z">
              <w:rPr/>
            </w:rPrChange>
          </w:rPr>
          <w:t xml:space="preserve"> </w:t>
        </w:r>
        <w:r w:rsidR="00EC08B7">
          <w:t>Memory</w:t>
        </w:r>
        <w:r w:rsidR="00EC08B7" w:rsidRPr="00EC08B7">
          <w:rPr>
            <w:lang w:val="el-GR"/>
            <w:rPrChange w:id="173" w:author="Konstantinos Chatzis" w:date="2021-02-28T20:55:00Z">
              <w:rPr/>
            </w:rPrChange>
          </w:rPr>
          <w:t xml:space="preserve"> </w:t>
        </w:r>
        <w:r w:rsidR="00EC08B7">
          <w:rPr>
            <w:lang w:val="el-GR"/>
          </w:rPr>
          <w:t>χωρίς κάποια βελτίωση της τοπολογίας της.</w:t>
        </w:r>
      </w:ins>
      <w:ins w:id="174" w:author="Konstantinos Chatzis" w:date="2021-02-28T20:56:00Z">
        <w:r w:rsidR="00EC08B7">
          <w:rPr>
            <w:lang w:val="el-GR"/>
          </w:rPr>
          <w:t xml:space="preserve"> Αυτό έχει ως αποτέλεσμα, το </w:t>
        </w:r>
        <w:r w:rsidR="00EC08B7">
          <w:t>Cache</w:t>
        </w:r>
        <w:r w:rsidR="00EC08B7" w:rsidRPr="00EC08B7">
          <w:rPr>
            <w:lang w:val="el-GR"/>
            <w:rPrChange w:id="175" w:author="Konstantinos Chatzis" w:date="2021-02-28T20:57:00Z">
              <w:rPr/>
            </w:rPrChange>
          </w:rPr>
          <w:t xml:space="preserve"> </w:t>
        </w:r>
        <w:r w:rsidR="00EC08B7">
          <w:t>Mis</w:t>
        </w:r>
      </w:ins>
      <w:ins w:id="176" w:author="Konstantinos Chatzis" w:date="2021-02-28T20:57:00Z">
        <w:r w:rsidR="00EC08B7">
          <w:t>s</w:t>
        </w:r>
        <w:r w:rsidR="00EC08B7" w:rsidRPr="00EC08B7">
          <w:rPr>
            <w:lang w:val="el-GR"/>
            <w:rPrChange w:id="177" w:author="Konstantinos Chatzis" w:date="2021-02-28T20:57:00Z">
              <w:rPr/>
            </w:rPrChange>
          </w:rPr>
          <w:t xml:space="preserve"> </w:t>
        </w:r>
        <w:r w:rsidR="00EC08B7">
          <w:t>Rate</w:t>
        </w:r>
      </w:ins>
      <w:ins w:id="178" w:author="Konstantinos Chatzis" w:date="2021-02-28T20:56:00Z">
        <w:r w:rsidR="00EC08B7" w:rsidRPr="00EC08B7">
          <w:rPr>
            <w:lang w:val="el-GR"/>
            <w:rPrChange w:id="179" w:author="Konstantinos Chatzis" w:date="2021-02-28T20:56:00Z">
              <w:rPr/>
            </w:rPrChange>
          </w:rPr>
          <w:t xml:space="preserve"> </w:t>
        </w:r>
        <w:r w:rsidR="00EC08B7">
          <w:rPr>
            <w:lang w:val="el-GR"/>
          </w:rPr>
          <w:t xml:space="preserve">να είναι </w:t>
        </w:r>
      </w:ins>
      <w:ins w:id="180" w:author="Konstantinos Chatzis" w:date="2021-02-28T20:57:00Z">
        <w:r w:rsidR="00EC08B7">
          <w:rPr>
            <w:lang w:val="el-GR"/>
          </w:rPr>
          <w:t xml:space="preserve">πολύ μεγάλο και ο αλγόριθμος να είναι </w:t>
        </w:r>
      </w:ins>
      <w:ins w:id="181" w:author="Konstantinos Chatzis" w:date="2021-02-28T20:58:00Z">
        <w:r w:rsidR="00EC08B7">
          <w:rPr>
            <w:lang w:val="el-GR"/>
          </w:rPr>
          <w:t xml:space="preserve">αργός. </w:t>
        </w:r>
      </w:ins>
    </w:p>
    <w:p w14:paraId="49917CD0" w14:textId="6DFF6475" w:rsidR="0076466B" w:rsidRDefault="00EC08B7" w:rsidP="004565D0">
      <w:pPr>
        <w:ind w:firstLine="720"/>
        <w:jc w:val="both"/>
        <w:rPr>
          <w:ins w:id="182" w:author="Konstantinos Chatzis" w:date="2021-02-28T16:37:00Z"/>
          <w:lang w:val="el-GR"/>
        </w:rPr>
        <w:pPrChange w:id="183" w:author="Konstantinos Chatzis" w:date="2021-02-28T21:33:00Z">
          <w:pPr/>
        </w:pPrChange>
      </w:pPr>
      <w:ins w:id="184" w:author="Konstantinos Chatzis" w:date="2021-02-28T20:58:00Z">
        <w:r>
          <w:rPr>
            <w:lang w:val="el-GR"/>
          </w:rPr>
          <w:t>Μια πιθανή βελτίωση που θα μπορούσε να προταθεί για το πρόβλημα αυτό, είναι η</w:t>
        </w:r>
      </w:ins>
      <w:ins w:id="185" w:author="Konstantinos Chatzis" w:date="2021-02-28T21:00:00Z">
        <w:r w:rsidR="001D1767">
          <w:rPr>
            <w:lang w:val="el-GR"/>
          </w:rPr>
          <w:t xml:space="preserve"> δημιουργία αντιγράφων της εικόνας στη μνήμη, όσων </w:t>
        </w:r>
      </w:ins>
      <w:ins w:id="186" w:author="Konstantinos Chatzis" w:date="2021-02-28T21:01:00Z">
        <w:r w:rsidR="001D1767">
          <w:rPr>
            <w:lang w:val="el-GR"/>
          </w:rPr>
          <w:t xml:space="preserve">και το </w:t>
        </w:r>
        <w:r w:rsidR="008857BE">
          <w:rPr>
            <w:lang w:val="el-GR"/>
          </w:rPr>
          <w:t xml:space="preserve">πλάτος των </w:t>
        </w:r>
        <w:r w:rsidR="008857BE">
          <w:t>Patch</w:t>
        </w:r>
        <w:r w:rsidR="008857BE" w:rsidRPr="008857BE">
          <w:rPr>
            <w:lang w:val="el-GR"/>
            <w:rPrChange w:id="187" w:author="Konstantinos Chatzis" w:date="2021-02-28T21:01:00Z">
              <w:rPr/>
            </w:rPrChange>
          </w:rPr>
          <w:t xml:space="preserve">, </w:t>
        </w:r>
        <w:r w:rsidR="008857BE">
          <w:rPr>
            <w:lang w:val="el-GR"/>
          </w:rPr>
          <w:t xml:space="preserve">και η μεταφορά των διαφορετικών σειρών ενός </w:t>
        </w:r>
        <w:r w:rsidR="008857BE">
          <w:t>Patch</w:t>
        </w:r>
        <w:r w:rsidR="008857BE" w:rsidRPr="008857BE">
          <w:rPr>
            <w:lang w:val="el-GR"/>
            <w:rPrChange w:id="188" w:author="Konstantinos Chatzis" w:date="2021-02-28T21:01:00Z">
              <w:rPr/>
            </w:rPrChange>
          </w:rPr>
          <w:t xml:space="preserve"> </w:t>
        </w:r>
        <w:r w:rsidR="008857BE">
          <w:rPr>
            <w:lang w:val="el-GR"/>
          </w:rPr>
          <w:t xml:space="preserve">στην ίδια </w:t>
        </w:r>
      </w:ins>
      <w:ins w:id="189" w:author="Konstantinos Chatzis" w:date="2021-02-28T21:02:00Z">
        <w:r w:rsidR="008857BE">
          <w:rPr>
            <w:lang w:val="el-GR"/>
          </w:rPr>
          <w:t xml:space="preserve">σειρά, μετατρέποντάς τα έτσι σε </w:t>
        </w:r>
        <w:r w:rsidR="008857BE" w:rsidRPr="008857BE">
          <w:rPr>
            <w:lang w:val="el-GR"/>
            <w:rPrChange w:id="190" w:author="Konstantinos Chatzis" w:date="2021-02-28T21:02:00Z">
              <w:rPr/>
            </w:rPrChange>
          </w:rPr>
          <w:t>1</w:t>
        </w:r>
        <w:r w:rsidR="008857BE">
          <w:t>D</w:t>
        </w:r>
        <w:r w:rsidR="008857BE" w:rsidRPr="008857BE">
          <w:rPr>
            <w:lang w:val="el-GR"/>
            <w:rPrChange w:id="191" w:author="Konstantinos Chatzis" w:date="2021-02-28T21:02:00Z">
              <w:rPr/>
            </w:rPrChange>
          </w:rPr>
          <w:t xml:space="preserve"> </w:t>
        </w:r>
        <w:r w:rsidR="008857BE">
          <w:rPr>
            <w:lang w:val="el-GR"/>
          </w:rPr>
          <w:t>διανύσματα.</w:t>
        </w:r>
      </w:ins>
    </w:p>
    <w:p w14:paraId="44790600" w14:textId="6FBF58B9" w:rsidR="00571B09" w:rsidRDefault="00571B09" w:rsidP="00571B09">
      <w:pPr>
        <w:pStyle w:val="Heading2"/>
        <w:rPr>
          <w:ins w:id="192" w:author="Konstantinos Chatzis" w:date="2021-02-28T16:37:00Z"/>
          <w:lang w:val="el-GR"/>
        </w:rPr>
      </w:pPr>
      <w:ins w:id="193" w:author="Konstantinos Chatzis" w:date="2021-02-28T16:37:00Z">
        <w:r>
          <w:rPr>
            <w:lang w:val="el-GR"/>
          </w:rPr>
          <w:t>Αποτελέσματα</w:t>
        </w:r>
      </w:ins>
    </w:p>
    <w:p w14:paraId="60EA2D3F" w14:textId="5E0F84B1" w:rsidR="00571B09" w:rsidRPr="00D905FB" w:rsidRDefault="00D905FB" w:rsidP="00571B09">
      <w:pPr>
        <w:rPr>
          <w:ins w:id="194" w:author="Konstantinos Chatzis" w:date="2021-02-28T16:38:00Z"/>
          <w:lang w:val="el-GR"/>
          <w:rPrChange w:id="195" w:author="Konstantinos Chatzis" w:date="2021-02-28T21:17:00Z">
            <w:rPr>
              <w:ins w:id="196" w:author="Konstantinos Chatzis" w:date="2021-02-28T16:38:00Z"/>
              <w:lang w:val="el-GR"/>
            </w:rPr>
          </w:rPrChange>
        </w:rPr>
      </w:pPr>
      <w:ins w:id="197" w:author="Konstantinos Chatzis" w:date="2021-02-28T21:17:00Z">
        <w:r>
          <w:rPr>
            <w:lang w:val="el-GR"/>
          </w:rPr>
          <w:tab/>
          <w:t xml:space="preserve">Στις παρακάτω εικόνες φαίνεται η </w:t>
        </w:r>
      </w:ins>
    </w:p>
    <w:p w14:paraId="4447FE1D" w14:textId="0E4C8945" w:rsidR="00571B09" w:rsidRPr="00571B09" w:rsidRDefault="00571B09">
      <w:pPr>
        <w:rPr>
          <w:ins w:id="198" w:author="Konstantinos Chatzis" w:date="2021-02-28T16:25:00Z"/>
          <w:lang w:val="el-GR"/>
          <w:rPrChange w:id="199" w:author="Konstantinos Chatzis" w:date="2021-02-28T16:37:00Z">
            <w:rPr>
              <w:ins w:id="200" w:author="Konstantinos Chatzis" w:date="2021-02-28T16:25:00Z"/>
            </w:rPr>
          </w:rPrChange>
        </w:rPr>
      </w:pPr>
    </w:p>
    <w:p w14:paraId="3E7828E3" w14:textId="4171EF6D" w:rsidR="00E03EC7" w:rsidRPr="00571B09" w:rsidRDefault="00E03EC7">
      <w:pPr>
        <w:rPr>
          <w:ins w:id="201" w:author="Konstantinos Chatzis" w:date="2021-02-28T16:24:00Z"/>
          <w:lang w:val="el-GR"/>
          <w:rPrChange w:id="202" w:author="Konstantinos Chatzis" w:date="2021-02-28T16:33:00Z">
            <w:rPr>
              <w:ins w:id="203" w:author="Konstantinos Chatzis" w:date="2021-02-28T16:24:00Z"/>
            </w:rPr>
          </w:rPrChange>
        </w:rPr>
      </w:pPr>
    </w:p>
    <w:tbl>
      <w:tblPr>
        <w:tblStyle w:val="TableGridLight"/>
        <w:tblpPr w:leftFromText="180" w:rightFromText="180" w:vertAnchor="text" w:horzAnchor="margin" w:tblpXSpec="center" w:tblpY="6929"/>
        <w:tblW w:w="0" w:type="auto"/>
        <w:tblLook w:val="04A0" w:firstRow="1" w:lastRow="0" w:firstColumn="1" w:lastColumn="0" w:noHBand="0" w:noVBand="1"/>
      </w:tblPr>
      <w:tblGrid>
        <w:gridCol w:w="3105"/>
        <w:gridCol w:w="3168"/>
        <w:gridCol w:w="3126"/>
      </w:tblGrid>
      <w:tr w:rsidR="00D905FB" w14:paraId="52835BC9" w14:textId="77777777" w:rsidTr="00D905FB">
        <w:trPr>
          <w:ins w:id="204" w:author="Konstantinos Chatzis" w:date="2021-02-28T21:18:00Z"/>
        </w:trPr>
        <w:tc>
          <w:tcPr>
            <w:tcW w:w="3105" w:type="dxa"/>
          </w:tcPr>
          <w:p w14:paraId="54885FC7" w14:textId="77777777" w:rsidR="00D905FB" w:rsidRDefault="00D905FB" w:rsidP="00D905FB">
            <w:pPr>
              <w:jc w:val="center"/>
              <w:rPr>
                <w:ins w:id="205" w:author="Konstantinos Chatzis" w:date="2021-02-28T21:18:00Z"/>
                <w:sz w:val="20"/>
                <w:szCs w:val="20"/>
              </w:rPr>
            </w:pPr>
            <w:ins w:id="206" w:author="Konstantinos Chatzis" w:date="2021-02-28T21:18:00Z">
              <w:r>
                <w:rPr>
                  <w:noProof/>
                  <w:sz w:val="20"/>
                  <w:szCs w:val="20"/>
                </w:rPr>
                <w:lastRenderedPageBreak/>
                <w:drawing>
                  <wp:inline distT="0" distB="0" distL="0" distR="0" wp14:anchorId="4B762AA8" wp14:editId="0F4F3D2F">
                    <wp:extent cx="1819656" cy="1819656"/>
                    <wp:effectExtent l="0" t="0" r="9525" b="9525"/>
                    <wp:docPr id="20" name="Picture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68" w:type="dxa"/>
          </w:tcPr>
          <w:p w14:paraId="0ECF2A31" w14:textId="77777777" w:rsidR="00D905FB" w:rsidRDefault="00D905FB" w:rsidP="00D905FB">
            <w:pPr>
              <w:jc w:val="center"/>
              <w:rPr>
                <w:ins w:id="207" w:author="Konstantinos Chatzis" w:date="2021-02-28T21:18:00Z"/>
                <w:sz w:val="20"/>
                <w:szCs w:val="20"/>
              </w:rPr>
            </w:pPr>
            <w:ins w:id="208" w:author="Konstantinos Chatzis" w:date="2021-02-28T21:1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6DEAF8DB" wp14:editId="6A59E005">
                    <wp:extent cx="1819656" cy="1819656"/>
                    <wp:effectExtent l="0" t="0" r="9525" b="9525"/>
                    <wp:docPr id="21" name="Picture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26" w:type="dxa"/>
          </w:tcPr>
          <w:p w14:paraId="3C92458F" w14:textId="77777777" w:rsidR="00D905FB" w:rsidRDefault="00D905FB" w:rsidP="00D905FB">
            <w:pPr>
              <w:jc w:val="center"/>
              <w:rPr>
                <w:ins w:id="209" w:author="Konstantinos Chatzis" w:date="2021-02-28T21:18:00Z"/>
                <w:sz w:val="20"/>
                <w:szCs w:val="20"/>
              </w:rPr>
            </w:pPr>
            <w:ins w:id="210" w:author="Konstantinos Chatzis" w:date="2021-02-28T21:1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14F40067" wp14:editId="6FC02810">
                    <wp:extent cx="1819656" cy="1819656"/>
                    <wp:effectExtent l="0" t="0" r="9525" b="9525"/>
                    <wp:docPr id="22" name="Picture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D905FB" w14:paraId="4DAAB860" w14:textId="77777777" w:rsidTr="00D905FB">
        <w:trPr>
          <w:ins w:id="211" w:author="Konstantinos Chatzis" w:date="2021-02-28T21:18:00Z"/>
        </w:trPr>
        <w:tc>
          <w:tcPr>
            <w:tcW w:w="3105" w:type="dxa"/>
          </w:tcPr>
          <w:p w14:paraId="146509E2" w14:textId="77777777" w:rsidR="00D905FB" w:rsidRDefault="00D905FB" w:rsidP="00D905FB">
            <w:pPr>
              <w:jc w:val="center"/>
              <w:rPr>
                <w:ins w:id="212" w:author="Konstantinos Chatzis" w:date="2021-02-28T21:18:00Z"/>
                <w:sz w:val="20"/>
                <w:szCs w:val="20"/>
              </w:rPr>
            </w:pPr>
            <w:ins w:id="213" w:author="Konstantinos Chatzis" w:date="2021-02-28T21:1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39CDD3F1" wp14:editId="28488E35">
                    <wp:extent cx="1834739" cy="1449238"/>
                    <wp:effectExtent l="0" t="0" r="0" b="0"/>
                    <wp:docPr id="24" name="Picture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255" t="7588" r="9802" b="11261"/>
                            <a:stretch/>
                          </pic:blipFill>
                          <pic:spPr bwMode="auto">
                            <a:xfrm>
                              <a:off x="0" y="0"/>
                              <a:ext cx="1834739" cy="1449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68" w:type="dxa"/>
          </w:tcPr>
          <w:p w14:paraId="0338F11B" w14:textId="77777777" w:rsidR="00D905FB" w:rsidRDefault="00D905FB" w:rsidP="00D905FB">
            <w:pPr>
              <w:jc w:val="center"/>
              <w:rPr>
                <w:ins w:id="214" w:author="Konstantinos Chatzis" w:date="2021-02-28T21:18:00Z"/>
                <w:sz w:val="20"/>
                <w:szCs w:val="20"/>
              </w:rPr>
            </w:pPr>
            <w:ins w:id="215" w:author="Konstantinos Chatzis" w:date="2021-02-28T21:1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02844FF0" wp14:editId="28FB6502">
                    <wp:extent cx="1874520" cy="1481328"/>
                    <wp:effectExtent l="0" t="0" r="0" b="5080"/>
                    <wp:docPr id="25" name="Picture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209" t="7659" r="9805" b="11094"/>
                            <a:stretch/>
                          </pic:blipFill>
                          <pic:spPr bwMode="auto">
                            <a:xfrm>
                              <a:off x="0" y="0"/>
                              <a:ext cx="1874520" cy="14813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26" w:type="dxa"/>
          </w:tcPr>
          <w:p w14:paraId="3A864FA8" w14:textId="77777777" w:rsidR="00D905FB" w:rsidRDefault="00D905FB" w:rsidP="00D905FB">
            <w:pPr>
              <w:jc w:val="center"/>
              <w:rPr>
                <w:ins w:id="216" w:author="Konstantinos Chatzis" w:date="2021-02-28T21:18:00Z"/>
                <w:sz w:val="20"/>
                <w:szCs w:val="20"/>
              </w:rPr>
            </w:pPr>
            <w:ins w:id="217" w:author="Konstantinos Chatzis" w:date="2021-02-28T21:1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F5EC7C2" wp14:editId="022239A4">
                    <wp:extent cx="1847088" cy="1453896"/>
                    <wp:effectExtent l="0" t="0" r="1270" b="0"/>
                    <wp:docPr id="26" name="Picture 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312" t="7429" r="9361" b="11114"/>
                            <a:stretch/>
                          </pic:blipFill>
                          <pic:spPr bwMode="auto">
                            <a:xfrm>
                              <a:off x="0" y="0"/>
                              <a:ext cx="1847088" cy="14538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D905FB" w14:paraId="3CD221A0" w14:textId="77777777" w:rsidTr="00D905FB">
        <w:trPr>
          <w:ins w:id="218" w:author="Konstantinos Chatzis" w:date="2021-02-28T21:18:00Z"/>
        </w:trPr>
        <w:tc>
          <w:tcPr>
            <w:tcW w:w="3105" w:type="dxa"/>
          </w:tcPr>
          <w:p w14:paraId="29700B46" w14:textId="77777777" w:rsidR="00D905FB" w:rsidRDefault="00D905FB" w:rsidP="00D905FB">
            <w:pPr>
              <w:jc w:val="center"/>
              <w:rPr>
                <w:ins w:id="219" w:author="Konstantinos Chatzis" w:date="2021-02-28T21:18:00Z"/>
                <w:sz w:val="20"/>
                <w:szCs w:val="20"/>
              </w:rPr>
            </w:pPr>
            <m:oMathPara>
              <m:oMath>
                <m:r>
                  <w:ins w:id="220" w:author="Konstantinos Chatzis" w:date="2021-02-28T21:18:00Z">
                    <w:rPr>
                      <w:rFonts w:ascii="Cambria Math" w:hAnsi="Cambria Math"/>
                      <w:sz w:val="20"/>
                      <w:szCs w:val="20"/>
                    </w:rPr>
                    <m:t>σ=0.15</m:t>
                  </w:ins>
                </m:r>
              </m:oMath>
            </m:oMathPara>
          </w:p>
        </w:tc>
        <w:tc>
          <w:tcPr>
            <w:tcW w:w="3168" w:type="dxa"/>
          </w:tcPr>
          <w:p w14:paraId="4A6D5272" w14:textId="77777777" w:rsidR="00D905FB" w:rsidRDefault="00D905FB" w:rsidP="00D905FB">
            <w:pPr>
              <w:jc w:val="center"/>
              <w:rPr>
                <w:ins w:id="221" w:author="Konstantinos Chatzis" w:date="2021-02-28T21:18:00Z"/>
                <w:noProof/>
                <w:sz w:val="20"/>
                <w:szCs w:val="20"/>
              </w:rPr>
            </w:pPr>
            <m:oMathPara>
              <m:oMath>
                <m:r>
                  <w:ins w:id="222" w:author="Konstantinos Chatzis" w:date="2021-02-28T21:18:00Z"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σ=0.30</m:t>
                  </w:ins>
                </m:r>
              </m:oMath>
            </m:oMathPara>
          </w:p>
        </w:tc>
        <w:tc>
          <w:tcPr>
            <w:tcW w:w="3126" w:type="dxa"/>
          </w:tcPr>
          <w:p w14:paraId="5F00CD55" w14:textId="77777777" w:rsidR="00D905FB" w:rsidRDefault="00D905FB" w:rsidP="00D905FB">
            <w:pPr>
              <w:jc w:val="center"/>
              <w:rPr>
                <w:ins w:id="223" w:author="Konstantinos Chatzis" w:date="2021-02-28T21:18:00Z"/>
                <w:sz w:val="20"/>
                <w:szCs w:val="20"/>
              </w:rPr>
            </w:pPr>
            <m:oMath>
              <m:r>
                <w:ins w:id="224" w:author="Konstantinos Chatzis" w:date="2021-02-28T21:18:00Z">
                  <w:rPr>
                    <w:rFonts w:ascii="Cambria Math" w:hAnsi="Cambria Math"/>
                    <w:sz w:val="20"/>
                    <w:szCs w:val="20"/>
                  </w:rPr>
                  <m:t>σ=0.</m:t>
                </w:ins>
              </m:r>
            </m:oMath>
            <w:ins w:id="225" w:author="Konstantinos Chatzis" w:date="2021-02-28T21:18:00Z">
              <w:r>
                <w:rPr>
                  <w:rFonts w:eastAsiaTheme="minorEastAsia"/>
                  <w:sz w:val="20"/>
                  <w:szCs w:val="20"/>
                </w:rPr>
                <w:t>40</w:t>
              </w:r>
            </w:ins>
          </w:p>
        </w:tc>
      </w:tr>
      <w:tr w:rsidR="00D905FB" w14:paraId="72629835" w14:textId="77777777" w:rsidTr="00D905FB">
        <w:trPr>
          <w:ins w:id="226" w:author="Konstantinos Chatzis" w:date="2021-02-28T21:18:00Z"/>
        </w:trPr>
        <w:tc>
          <w:tcPr>
            <w:tcW w:w="9399" w:type="dxa"/>
            <w:gridSpan w:val="3"/>
          </w:tcPr>
          <w:p w14:paraId="6460D89B" w14:textId="7FF72BB9" w:rsidR="00D905FB" w:rsidRDefault="00D905FB" w:rsidP="00D905FB">
            <w:pPr>
              <w:jc w:val="center"/>
              <w:rPr>
                <w:ins w:id="227" w:author="Konstantinos Chatzis" w:date="2021-02-28T21:18:00Z"/>
                <w:rFonts w:ascii="Calibri" w:eastAsia="Calibri" w:hAnsi="Calibri" w:cs="Times New Roman"/>
                <w:sz w:val="20"/>
                <w:szCs w:val="20"/>
              </w:rPr>
            </w:pPr>
            <w:ins w:id="228" w:author="Konstantinos Chatzis" w:date="2021-02-28T21:18:00Z">
              <w:r>
                <w:rPr>
                  <w:rFonts w:ascii="Calibri" w:eastAsia="Calibri" w:hAnsi="Calibri" w:cs="Times New Roman"/>
                  <w:sz w:val="20"/>
                  <w:szCs w:val="20"/>
                </w:rPr>
                <w:t>Patch Size: 5x</w:t>
              </w:r>
              <w:proofErr w:type="gramStart"/>
              <w:r>
                <w:rPr>
                  <w:rFonts w:ascii="Calibri" w:eastAsia="Calibri" w:hAnsi="Calibri" w:cs="Times New Roman"/>
                  <w:sz w:val="20"/>
                  <w:szCs w:val="20"/>
                </w:rPr>
                <w:t>5,  Image</w:t>
              </w:r>
              <w:proofErr w:type="gramEnd"/>
              <w:r>
                <w:rPr>
                  <w:rFonts w:ascii="Calibri" w:eastAsia="Calibri" w:hAnsi="Calibri" w:cs="Times New Roman"/>
                  <w:sz w:val="20"/>
                  <w:szCs w:val="20"/>
                </w:rPr>
                <w:t xml:space="preserve"> Size: 340x340</w:t>
              </w:r>
            </w:ins>
          </w:p>
        </w:tc>
      </w:tr>
    </w:tbl>
    <w:p w14:paraId="1D5FD1B2" w14:textId="7C5755FF" w:rsidR="00E03EC7" w:rsidRPr="004565D0" w:rsidRDefault="00E03EC7">
      <w:pPr>
        <w:rPr>
          <w:ins w:id="229" w:author="Konstantinos Chatzis" w:date="2021-02-28T16:23:00Z"/>
          <w:rPrChange w:id="230" w:author="Konstantinos Chatzis" w:date="2021-02-28T21:32:00Z">
            <w:rPr>
              <w:ins w:id="231" w:author="Konstantinos Chatzis" w:date="2021-02-28T16:23:00Z"/>
            </w:rPr>
          </w:rPrChange>
        </w:rPr>
      </w:pPr>
    </w:p>
    <w:tbl>
      <w:tblPr>
        <w:tblStyle w:val="TableGridLight"/>
        <w:tblpPr w:leftFromText="180" w:rightFromText="180" w:horzAnchor="margin" w:tblpXSpec="right" w:tblpY="2486"/>
        <w:tblW w:w="0" w:type="auto"/>
        <w:tblLook w:val="04A0" w:firstRow="1" w:lastRow="0" w:firstColumn="1" w:lastColumn="0" w:noHBand="0" w:noVBand="1"/>
        <w:tblPrChange w:id="232" w:author="Konstantinos Chatzis" w:date="2021-02-28T16:25:00Z">
          <w:tblPr>
            <w:tblStyle w:val="TableGridLight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16"/>
        <w:gridCol w:w="3117"/>
        <w:gridCol w:w="3117"/>
        <w:tblGridChange w:id="233">
          <w:tblGrid>
            <w:gridCol w:w="3116"/>
            <w:gridCol w:w="3117"/>
            <w:gridCol w:w="3117"/>
          </w:tblGrid>
        </w:tblGridChange>
      </w:tblGrid>
      <w:tr w:rsidR="00442E8B" w:rsidRPr="004565D0" w:rsidDel="00E03EC7" w14:paraId="5175C713" w14:textId="486D9F8C" w:rsidTr="00E03EC7">
        <w:trPr>
          <w:del w:id="234" w:author="Konstantinos Chatzis" w:date="2021-02-28T16:26:00Z"/>
        </w:trPr>
        <w:tc>
          <w:tcPr>
            <w:tcW w:w="3116" w:type="dxa"/>
            <w:tcPrChange w:id="235" w:author="Konstantinos Chatzis" w:date="2021-02-28T16:25:00Z">
              <w:tcPr>
                <w:tcW w:w="3116" w:type="dxa"/>
              </w:tcPr>
            </w:tcPrChange>
          </w:tcPr>
          <w:p w14:paraId="05195E42" w14:textId="2D3760D7" w:rsidR="00442E8B" w:rsidRPr="004565D0" w:rsidDel="00E03EC7" w:rsidRDefault="00442E8B">
            <w:pPr>
              <w:jc w:val="center"/>
              <w:rPr>
                <w:del w:id="236" w:author="Konstantinos Chatzis" w:date="2021-02-28T16:26:00Z"/>
                <w:sz w:val="20"/>
                <w:szCs w:val="20"/>
                <w:rPrChange w:id="237" w:author="Konstantinos Chatzis" w:date="2021-02-28T21:32:00Z">
                  <w:rPr>
                    <w:del w:id="238" w:author="Konstantinos Chatzis" w:date="2021-02-28T16:26:00Z"/>
                    <w:sz w:val="20"/>
                    <w:szCs w:val="20"/>
                  </w:rPr>
                </w:rPrChange>
              </w:rPr>
              <w:pPrChange w:id="239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40" w:author="Konstantinos Chatzis" w:date="2021-02-28T16:25:00Z">
              <w:tcPr>
                <w:tcW w:w="3117" w:type="dxa"/>
              </w:tcPr>
            </w:tcPrChange>
          </w:tcPr>
          <w:p w14:paraId="3941B942" w14:textId="1A083249" w:rsidR="00442E8B" w:rsidRPr="004565D0" w:rsidDel="00E03EC7" w:rsidRDefault="00442E8B">
            <w:pPr>
              <w:jc w:val="center"/>
              <w:rPr>
                <w:del w:id="241" w:author="Konstantinos Chatzis" w:date="2021-02-28T16:26:00Z"/>
                <w:sz w:val="20"/>
                <w:szCs w:val="20"/>
                <w:rPrChange w:id="242" w:author="Konstantinos Chatzis" w:date="2021-02-28T21:32:00Z">
                  <w:rPr>
                    <w:del w:id="243" w:author="Konstantinos Chatzis" w:date="2021-02-28T16:26:00Z"/>
                    <w:sz w:val="20"/>
                    <w:szCs w:val="20"/>
                  </w:rPr>
                </w:rPrChange>
              </w:rPr>
              <w:pPrChange w:id="244" w:author="Konstantinos Chatzis" w:date="2021-02-28T15:42:00Z">
                <w:pPr/>
              </w:pPrChange>
            </w:pPr>
            <w:del w:id="245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42465835" wp14:editId="7B52B501">
                    <wp:extent cx="1038225" cy="1038225"/>
                    <wp:effectExtent l="0" t="0" r="9525" b="9525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246" w:author="Konstantinos Chatzis" w:date="2021-02-28T16:25:00Z">
              <w:tcPr>
                <w:tcW w:w="3117" w:type="dxa"/>
              </w:tcPr>
            </w:tcPrChange>
          </w:tcPr>
          <w:p w14:paraId="296CE40E" w14:textId="2226E00A" w:rsidR="00442E8B" w:rsidRPr="004565D0" w:rsidDel="00E03EC7" w:rsidRDefault="00442E8B">
            <w:pPr>
              <w:jc w:val="center"/>
              <w:rPr>
                <w:del w:id="247" w:author="Konstantinos Chatzis" w:date="2021-02-28T16:26:00Z"/>
                <w:sz w:val="20"/>
                <w:szCs w:val="20"/>
                <w:rPrChange w:id="248" w:author="Konstantinos Chatzis" w:date="2021-02-28T21:32:00Z">
                  <w:rPr>
                    <w:del w:id="249" w:author="Konstantinos Chatzis" w:date="2021-02-28T16:26:00Z"/>
                    <w:sz w:val="20"/>
                    <w:szCs w:val="20"/>
                  </w:rPr>
                </w:rPrChange>
              </w:rPr>
              <w:pPrChange w:id="250" w:author="Konstantinos Chatzis" w:date="2021-02-28T15:42:00Z">
                <w:pPr/>
              </w:pPrChange>
            </w:pPr>
          </w:p>
        </w:tc>
      </w:tr>
      <w:tr w:rsidR="00442E8B" w:rsidRPr="004565D0" w:rsidDel="00E03EC7" w14:paraId="1DE6BFED" w14:textId="2C835069" w:rsidTr="00E03EC7">
        <w:trPr>
          <w:del w:id="251" w:author="Konstantinos Chatzis" w:date="2021-02-28T16:26:00Z"/>
        </w:trPr>
        <w:tc>
          <w:tcPr>
            <w:tcW w:w="3116" w:type="dxa"/>
            <w:tcPrChange w:id="252" w:author="Konstantinos Chatzis" w:date="2021-02-28T16:25:00Z">
              <w:tcPr>
                <w:tcW w:w="3116" w:type="dxa"/>
              </w:tcPr>
            </w:tcPrChange>
          </w:tcPr>
          <w:p w14:paraId="2E630383" w14:textId="6E2D1865" w:rsidR="00442E8B" w:rsidRPr="004565D0" w:rsidDel="00E03EC7" w:rsidRDefault="00442E8B">
            <w:pPr>
              <w:jc w:val="center"/>
              <w:rPr>
                <w:del w:id="253" w:author="Konstantinos Chatzis" w:date="2021-02-28T16:26:00Z"/>
                <w:sz w:val="20"/>
                <w:szCs w:val="20"/>
                <w:rPrChange w:id="254" w:author="Konstantinos Chatzis" w:date="2021-02-28T21:32:00Z">
                  <w:rPr>
                    <w:del w:id="255" w:author="Konstantinos Chatzis" w:date="2021-02-28T16:26:00Z"/>
                    <w:sz w:val="20"/>
                    <w:szCs w:val="20"/>
                  </w:rPr>
                </w:rPrChange>
              </w:rPr>
              <w:pPrChange w:id="256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57" w:author="Konstantinos Chatzis" w:date="2021-02-28T16:25:00Z">
              <w:tcPr>
                <w:tcW w:w="3117" w:type="dxa"/>
              </w:tcPr>
            </w:tcPrChange>
          </w:tcPr>
          <w:p w14:paraId="278A89BD" w14:textId="5F703C8B" w:rsidR="00442E8B" w:rsidRPr="004565D0" w:rsidDel="00E03EC7" w:rsidRDefault="00442E8B">
            <w:pPr>
              <w:jc w:val="center"/>
              <w:rPr>
                <w:del w:id="258" w:author="Konstantinos Chatzis" w:date="2021-02-28T16:26:00Z"/>
                <w:sz w:val="20"/>
                <w:szCs w:val="20"/>
                <w:rPrChange w:id="259" w:author="Konstantinos Chatzis" w:date="2021-02-28T21:32:00Z">
                  <w:rPr>
                    <w:del w:id="260" w:author="Konstantinos Chatzis" w:date="2021-02-28T16:26:00Z"/>
                    <w:sz w:val="20"/>
                    <w:szCs w:val="20"/>
                  </w:rPr>
                </w:rPrChange>
              </w:rPr>
              <w:pPrChange w:id="261" w:author="Konstantinos Chatzis" w:date="2021-02-28T15:42:00Z">
                <w:pPr/>
              </w:pPrChange>
            </w:pPr>
            <w:del w:id="262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3FB44CFE" wp14:editId="2EF6F428">
                    <wp:extent cx="1038225" cy="1038225"/>
                    <wp:effectExtent l="0" t="0" r="9525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263" w:author="Konstantinos Chatzis" w:date="2021-02-28T16:25:00Z">
              <w:tcPr>
                <w:tcW w:w="3117" w:type="dxa"/>
              </w:tcPr>
            </w:tcPrChange>
          </w:tcPr>
          <w:p w14:paraId="08D2E6A3" w14:textId="7ED42B05" w:rsidR="00442E8B" w:rsidRPr="004565D0" w:rsidDel="00E03EC7" w:rsidRDefault="00442E8B">
            <w:pPr>
              <w:jc w:val="center"/>
              <w:rPr>
                <w:del w:id="264" w:author="Konstantinos Chatzis" w:date="2021-02-28T16:26:00Z"/>
                <w:sz w:val="20"/>
                <w:szCs w:val="20"/>
                <w:rPrChange w:id="265" w:author="Konstantinos Chatzis" w:date="2021-02-28T21:32:00Z">
                  <w:rPr>
                    <w:del w:id="266" w:author="Konstantinos Chatzis" w:date="2021-02-28T16:26:00Z"/>
                    <w:sz w:val="20"/>
                    <w:szCs w:val="20"/>
                  </w:rPr>
                </w:rPrChange>
              </w:rPr>
              <w:pPrChange w:id="267" w:author="Konstantinos Chatzis" w:date="2021-02-28T15:42:00Z">
                <w:pPr/>
              </w:pPrChange>
            </w:pPr>
          </w:p>
        </w:tc>
      </w:tr>
      <w:tr w:rsidR="00442E8B" w:rsidRPr="004565D0" w:rsidDel="00E03EC7" w14:paraId="05FD090C" w14:textId="54FA74E6" w:rsidTr="00E03EC7">
        <w:trPr>
          <w:del w:id="268" w:author="Konstantinos Chatzis" w:date="2021-02-28T16:26:00Z"/>
        </w:trPr>
        <w:tc>
          <w:tcPr>
            <w:tcW w:w="3116" w:type="dxa"/>
            <w:tcPrChange w:id="269" w:author="Konstantinos Chatzis" w:date="2021-02-28T16:25:00Z">
              <w:tcPr>
                <w:tcW w:w="3116" w:type="dxa"/>
              </w:tcPr>
            </w:tcPrChange>
          </w:tcPr>
          <w:p w14:paraId="355AD236" w14:textId="216BD7D4" w:rsidR="00442E8B" w:rsidRPr="004565D0" w:rsidDel="00E03EC7" w:rsidRDefault="00442E8B">
            <w:pPr>
              <w:jc w:val="center"/>
              <w:rPr>
                <w:del w:id="270" w:author="Konstantinos Chatzis" w:date="2021-02-28T16:26:00Z"/>
                <w:sz w:val="20"/>
                <w:szCs w:val="20"/>
                <w:rPrChange w:id="271" w:author="Konstantinos Chatzis" w:date="2021-02-28T21:32:00Z">
                  <w:rPr>
                    <w:del w:id="272" w:author="Konstantinos Chatzis" w:date="2021-02-28T16:26:00Z"/>
                    <w:sz w:val="20"/>
                    <w:szCs w:val="20"/>
                  </w:rPr>
                </w:rPrChange>
              </w:rPr>
              <w:pPrChange w:id="273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74" w:author="Konstantinos Chatzis" w:date="2021-02-28T16:25:00Z">
              <w:tcPr>
                <w:tcW w:w="3117" w:type="dxa"/>
              </w:tcPr>
            </w:tcPrChange>
          </w:tcPr>
          <w:p w14:paraId="783F372F" w14:textId="1038F16A" w:rsidR="00442E8B" w:rsidRPr="004565D0" w:rsidDel="00E03EC7" w:rsidRDefault="00442E8B" w:rsidP="00E03EC7">
            <w:pPr>
              <w:jc w:val="center"/>
              <w:rPr>
                <w:del w:id="275" w:author="Konstantinos Chatzis" w:date="2021-02-28T16:26:00Z"/>
                <w:noProof/>
                <w:sz w:val="20"/>
                <w:szCs w:val="20"/>
                <w:rPrChange w:id="276" w:author="Konstantinos Chatzis" w:date="2021-02-28T21:32:00Z">
                  <w:rPr>
                    <w:del w:id="277" w:author="Konstantinos Chatzis" w:date="2021-02-28T16:26:00Z"/>
                    <w:noProof/>
                    <w:sz w:val="20"/>
                    <w:szCs w:val="20"/>
                  </w:rPr>
                </w:rPrChange>
              </w:rPr>
            </w:pPr>
          </w:p>
        </w:tc>
        <w:tc>
          <w:tcPr>
            <w:tcW w:w="3117" w:type="dxa"/>
            <w:tcPrChange w:id="278" w:author="Konstantinos Chatzis" w:date="2021-02-28T16:25:00Z">
              <w:tcPr>
                <w:tcW w:w="3117" w:type="dxa"/>
              </w:tcPr>
            </w:tcPrChange>
          </w:tcPr>
          <w:p w14:paraId="2C34F08D" w14:textId="01B9EE5F" w:rsidR="00442E8B" w:rsidRPr="004565D0" w:rsidDel="00E03EC7" w:rsidRDefault="00442E8B">
            <w:pPr>
              <w:jc w:val="center"/>
              <w:rPr>
                <w:del w:id="279" w:author="Konstantinos Chatzis" w:date="2021-02-28T16:26:00Z"/>
                <w:sz w:val="20"/>
                <w:szCs w:val="20"/>
                <w:rPrChange w:id="280" w:author="Konstantinos Chatzis" w:date="2021-02-28T21:32:00Z">
                  <w:rPr>
                    <w:del w:id="281" w:author="Konstantinos Chatzis" w:date="2021-02-28T16:26:00Z"/>
                    <w:sz w:val="20"/>
                    <w:szCs w:val="20"/>
                  </w:rPr>
                </w:rPrChange>
              </w:rPr>
              <w:pPrChange w:id="282" w:author="Konstantinos Chatzis" w:date="2021-02-28T15:42:00Z">
                <w:pPr/>
              </w:pPrChange>
            </w:pPr>
          </w:p>
        </w:tc>
      </w:tr>
      <w:tr w:rsidR="00442E8B" w:rsidRPr="004565D0" w:rsidDel="00442E8B" w14:paraId="0919F53D" w14:textId="5717E37B" w:rsidTr="00E03EC7">
        <w:trPr>
          <w:del w:id="283" w:author="Konstantinos Chatzis" w:date="2021-02-28T15:41:00Z"/>
        </w:trPr>
        <w:tc>
          <w:tcPr>
            <w:tcW w:w="3116" w:type="dxa"/>
            <w:tcPrChange w:id="284" w:author="Konstantinos Chatzis" w:date="2021-02-28T16:25:00Z">
              <w:tcPr>
                <w:tcW w:w="3116" w:type="dxa"/>
              </w:tcPr>
            </w:tcPrChange>
          </w:tcPr>
          <w:p w14:paraId="5750D132" w14:textId="05B7E0F4" w:rsidR="00442E8B" w:rsidRPr="004565D0" w:rsidDel="00442E8B" w:rsidRDefault="00442E8B">
            <w:pPr>
              <w:jc w:val="center"/>
              <w:rPr>
                <w:del w:id="285" w:author="Konstantinos Chatzis" w:date="2021-02-28T15:41:00Z"/>
                <w:sz w:val="20"/>
                <w:szCs w:val="20"/>
                <w:rPrChange w:id="286" w:author="Konstantinos Chatzis" w:date="2021-02-28T21:32:00Z">
                  <w:rPr>
                    <w:del w:id="287" w:author="Konstantinos Chatzis" w:date="2021-02-28T15:41:00Z"/>
                    <w:sz w:val="20"/>
                    <w:szCs w:val="20"/>
                  </w:rPr>
                </w:rPrChange>
              </w:rPr>
              <w:pPrChange w:id="288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89" w:author="Konstantinos Chatzis" w:date="2021-02-28T16:25:00Z">
              <w:tcPr>
                <w:tcW w:w="3117" w:type="dxa"/>
              </w:tcPr>
            </w:tcPrChange>
          </w:tcPr>
          <w:p w14:paraId="52766213" w14:textId="7A3D99D9" w:rsidR="00442E8B" w:rsidRPr="004565D0" w:rsidDel="00442E8B" w:rsidRDefault="00442E8B">
            <w:pPr>
              <w:jc w:val="center"/>
              <w:rPr>
                <w:del w:id="290" w:author="Konstantinos Chatzis" w:date="2021-02-28T15:41:00Z"/>
                <w:noProof/>
                <w:sz w:val="20"/>
                <w:szCs w:val="20"/>
                <w:rPrChange w:id="291" w:author="Konstantinos Chatzis" w:date="2021-02-28T21:32:00Z">
                  <w:rPr>
                    <w:del w:id="292" w:author="Konstantinos Chatzis" w:date="2021-02-28T15:41:00Z"/>
                    <w:noProof/>
                    <w:sz w:val="20"/>
                    <w:szCs w:val="20"/>
                  </w:rPr>
                </w:rPrChange>
              </w:rPr>
              <w:pPrChange w:id="293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294" w:author="Konstantinos Chatzis" w:date="2021-02-28T16:25:00Z">
              <w:tcPr>
                <w:tcW w:w="3117" w:type="dxa"/>
              </w:tcPr>
            </w:tcPrChange>
          </w:tcPr>
          <w:p w14:paraId="229D56DC" w14:textId="2844164A" w:rsidR="00442E8B" w:rsidRPr="004565D0" w:rsidDel="00442E8B" w:rsidRDefault="00442E8B">
            <w:pPr>
              <w:jc w:val="center"/>
              <w:rPr>
                <w:del w:id="295" w:author="Konstantinos Chatzis" w:date="2021-02-28T15:41:00Z"/>
                <w:sz w:val="20"/>
                <w:szCs w:val="20"/>
                <w:rPrChange w:id="296" w:author="Konstantinos Chatzis" w:date="2021-02-28T21:32:00Z">
                  <w:rPr>
                    <w:del w:id="297" w:author="Konstantinos Chatzis" w:date="2021-02-28T15:41:00Z"/>
                    <w:sz w:val="20"/>
                    <w:szCs w:val="20"/>
                  </w:rPr>
                </w:rPrChange>
              </w:rPr>
              <w:pPrChange w:id="298" w:author="Konstantinos Chatzis" w:date="2021-02-28T15:42:00Z">
                <w:pPr/>
              </w:pPrChange>
            </w:pPr>
          </w:p>
        </w:tc>
      </w:tr>
    </w:tbl>
    <w:p w14:paraId="52CDD9D3" w14:textId="5BB710F6" w:rsidR="00636813" w:rsidRDefault="009165A6" w:rsidP="00442E8B">
      <w:pPr>
        <w:jc w:val="center"/>
        <w:rPr>
          <w:ins w:id="299" w:author="Konstantinos Chatzis" w:date="2021-02-28T15:43:00Z"/>
          <w:sz w:val="20"/>
          <w:szCs w:val="20"/>
        </w:rPr>
      </w:pPr>
    </w:p>
    <w:p w14:paraId="5A5AC8B7" w14:textId="31146A62" w:rsidR="00E03EC7" w:rsidRDefault="00E03EC7">
      <w:pPr>
        <w:rPr>
          <w:ins w:id="300" w:author="Konstantinos Chatzis" w:date="2021-02-28T16:26:00Z"/>
          <w:sz w:val="20"/>
          <w:szCs w:val="20"/>
        </w:rPr>
      </w:pPr>
      <w:ins w:id="301" w:author="Konstantinos Chatzis" w:date="2021-02-28T16:29:00Z"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72A6B768" wp14:editId="06EA51C0">
              <wp:simplePos x="0" y="0"/>
              <wp:positionH relativeFrom="column">
                <wp:posOffset>4495800</wp:posOffset>
              </wp:positionH>
              <wp:positionV relativeFrom="paragraph">
                <wp:posOffset>2626995</wp:posOffset>
              </wp:positionV>
              <wp:extent cx="1819275" cy="1819275"/>
              <wp:effectExtent l="0" t="0" r="9525" b="9525"/>
              <wp:wrapSquare wrapText="bothSides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9275" cy="1819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  <w:ins w:id="302" w:author="Konstantinos Chatzis" w:date="2021-02-28T16:26:00Z">
        <w:r>
          <w:rPr>
            <w:sz w:val="20"/>
            <w:szCs w:val="20"/>
          </w:rPr>
          <w:br w:type="page"/>
        </w:r>
      </w:ins>
    </w:p>
    <w:tbl>
      <w:tblPr>
        <w:tblStyle w:val="TableGridLight"/>
        <w:tblpPr w:leftFromText="180" w:rightFromText="180" w:vertAnchor="page" w:horzAnchor="margin" w:tblpXSpec="center" w:tblpY="877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3EC7" w14:paraId="3B8358DF" w14:textId="77777777" w:rsidTr="00E03EC7">
        <w:trPr>
          <w:ins w:id="303" w:author="Konstantinos Chatzis" w:date="2021-02-28T16:27:00Z"/>
        </w:trPr>
        <w:tc>
          <w:tcPr>
            <w:tcW w:w="3116" w:type="dxa"/>
          </w:tcPr>
          <w:p w14:paraId="2529CCC6" w14:textId="77777777" w:rsidR="00E03EC7" w:rsidRDefault="00E03EC7" w:rsidP="00E03EC7">
            <w:pPr>
              <w:jc w:val="center"/>
              <w:rPr>
                <w:ins w:id="304" w:author="Konstantinos Chatzis" w:date="2021-02-28T16:27:00Z"/>
                <w:sz w:val="20"/>
                <w:szCs w:val="20"/>
              </w:rPr>
            </w:pPr>
            <w:ins w:id="305" w:author="Konstantinos Chatzis" w:date="2021-02-28T16:27:00Z">
              <w:r>
                <w:rPr>
                  <w:noProof/>
                  <w:sz w:val="20"/>
                  <w:szCs w:val="20"/>
                </w:rPr>
                <w:lastRenderedPageBreak/>
                <w:drawing>
                  <wp:inline distT="0" distB="0" distL="0" distR="0" wp14:anchorId="417B638B" wp14:editId="35A6AC87">
                    <wp:extent cx="1819275" cy="1819275"/>
                    <wp:effectExtent l="0" t="0" r="9525" b="9525"/>
                    <wp:docPr id="8" name="Pictur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275" cy="1819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4FA19328" w14:textId="77777777" w:rsidR="00E03EC7" w:rsidRDefault="00E03EC7" w:rsidP="00E03EC7">
            <w:pPr>
              <w:jc w:val="center"/>
              <w:rPr>
                <w:ins w:id="306" w:author="Konstantinos Chatzis" w:date="2021-02-28T16:27:00Z"/>
                <w:sz w:val="20"/>
                <w:szCs w:val="20"/>
              </w:rPr>
            </w:pPr>
            <w:ins w:id="307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5635997F" wp14:editId="614E90E6">
                    <wp:extent cx="1828800" cy="1828800"/>
                    <wp:effectExtent l="0" t="0" r="0" b="0"/>
                    <wp:docPr id="4" name="Pictur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04974D76" w14:textId="77777777" w:rsidR="00E03EC7" w:rsidRDefault="00E03EC7" w:rsidP="00E03EC7">
            <w:pPr>
              <w:jc w:val="center"/>
              <w:rPr>
                <w:ins w:id="308" w:author="Konstantinos Chatzis" w:date="2021-02-28T16:27:00Z"/>
                <w:sz w:val="20"/>
                <w:szCs w:val="20"/>
              </w:rPr>
            </w:pPr>
            <w:ins w:id="309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1E19B9BF" wp14:editId="5BF7A755">
                    <wp:extent cx="1828800" cy="1828800"/>
                    <wp:effectExtent l="0" t="0" r="0" b="0"/>
                    <wp:docPr id="6" name="Picture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EC7" w14:paraId="0C96865E" w14:textId="77777777" w:rsidTr="00E03EC7">
        <w:trPr>
          <w:ins w:id="310" w:author="Konstantinos Chatzis" w:date="2021-02-28T16:27:00Z"/>
        </w:trPr>
        <w:tc>
          <w:tcPr>
            <w:tcW w:w="3116" w:type="dxa"/>
          </w:tcPr>
          <w:p w14:paraId="38F534E9" w14:textId="77777777" w:rsidR="00E03EC7" w:rsidRDefault="00E03EC7" w:rsidP="00E03EC7">
            <w:pPr>
              <w:jc w:val="center"/>
              <w:rPr>
                <w:ins w:id="311" w:author="Konstantinos Chatzis" w:date="2021-02-28T16:27:00Z"/>
                <w:sz w:val="20"/>
                <w:szCs w:val="20"/>
              </w:rPr>
            </w:pPr>
            <w:ins w:id="312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6DB44A4" wp14:editId="64E51C78">
                    <wp:extent cx="1828800" cy="182880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31FB9694" w14:textId="77777777" w:rsidR="00E03EC7" w:rsidRDefault="00E03EC7" w:rsidP="00E03EC7">
            <w:pPr>
              <w:jc w:val="center"/>
              <w:rPr>
                <w:ins w:id="313" w:author="Konstantinos Chatzis" w:date="2021-02-28T16:27:00Z"/>
                <w:sz w:val="20"/>
                <w:szCs w:val="20"/>
              </w:rPr>
            </w:pPr>
            <w:ins w:id="314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4822014" wp14:editId="4F157C1A">
                    <wp:extent cx="1828800" cy="18288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117" w:type="dxa"/>
          </w:tcPr>
          <w:p w14:paraId="1BCC6DA1" w14:textId="77777777" w:rsidR="00E03EC7" w:rsidRDefault="00E03EC7" w:rsidP="00E03EC7">
            <w:pPr>
              <w:jc w:val="center"/>
              <w:rPr>
                <w:ins w:id="315" w:author="Konstantinos Chatzis" w:date="2021-02-28T16:27:00Z"/>
                <w:sz w:val="20"/>
                <w:szCs w:val="20"/>
              </w:rPr>
            </w:pPr>
            <w:ins w:id="316" w:author="Konstantinos Chatzis" w:date="2021-02-28T16:27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0646CD50" wp14:editId="653F1DB3">
                    <wp:extent cx="1828800" cy="1828800"/>
                    <wp:effectExtent l="0" t="0" r="0" b="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EC7" w14:paraId="7657D783" w14:textId="77777777" w:rsidTr="00E03EC7">
        <w:trPr>
          <w:ins w:id="317" w:author="Konstantinos Chatzis" w:date="2021-02-28T16:27:00Z"/>
        </w:trPr>
        <w:tc>
          <w:tcPr>
            <w:tcW w:w="3116" w:type="dxa"/>
          </w:tcPr>
          <w:p w14:paraId="05AD8591" w14:textId="77777777" w:rsidR="00E03EC7" w:rsidRDefault="00E03EC7" w:rsidP="00E03EC7">
            <w:pPr>
              <w:jc w:val="center"/>
              <w:rPr>
                <w:ins w:id="318" w:author="Konstantinos Chatzis" w:date="2021-02-28T16:27:00Z"/>
                <w:sz w:val="20"/>
                <w:szCs w:val="20"/>
              </w:rPr>
            </w:pPr>
            <m:oMathPara>
              <m:oMath>
                <m:r>
                  <w:ins w:id="319" w:author="Konstantinos Chatzis" w:date="2021-02-28T16:27:00Z">
                    <w:rPr>
                      <w:rFonts w:ascii="Cambria Math" w:hAnsi="Cambria Math"/>
                      <w:sz w:val="20"/>
                      <w:szCs w:val="20"/>
                    </w:rPr>
                    <m:t>σ=0.11</m:t>
                  </w:ins>
                </m:r>
              </m:oMath>
            </m:oMathPara>
          </w:p>
        </w:tc>
        <w:tc>
          <w:tcPr>
            <w:tcW w:w="3117" w:type="dxa"/>
          </w:tcPr>
          <w:p w14:paraId="6CE9AEBD" w14:textId="77777777" w:rsidR="00E03EC7" w:rsidRDefault="00E03EC7" w:rsidP="00E03EC7">
            <w:pPr>
              <w:jc w:val="center"/>
              <w:rPr>
                <w:ins w:id="320" w:author="Konstantinos Chatzis" w:date="2021-02-28T16:27:00Z"/>
                <w:noProof/>
                <w:sz w:val="20"/>
                <w:szCs w:val="20"/>
              </w:rPr>
            </w:pPr>
            <m:oMathPara>
              <m:oMath>
                <m:r>
                  <w:ins w:id="321" w:author="Konstantinos Chatzis" w:date="2021-02-28T16:27:00Z"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σ=0.12</m:t>
                  </w:ins>
                </m:r>
              </m:oMath>
            </m:oMathPara>
          </w:p>
        </w:tc>
        <w:tc>
          <w:tcPr>
            <w:tcW w:w="3117" w:type="dxa"/>
          </w:tcPr>
          <w:p w14:paraId="5BE18929" w14:textId="77777777" w:rsidR="00E03EC7" w:rsidRDefault="00E03EC7" w:rsidP="00E03EC7">
            <w:pPr>
              <w:jc w:val="center"/>
              <w:rPr>
                <w:ins w:id="322" w:author="Konstantinos Chatzis" w:date="2021-02-28T16:27:00Z"/>
                <w:sz w:val="20"/>
                <w:szCs w:val="20"/>
              </w:rPr>
            </w:pPr>
            <m:oMathPara>
              <m:oMath>
                <m:r>
                  <w:ins w:id="323" w:author="Konstantinos Chatzis" w:date="2021-02-28T16:27:00Z">
                    <w:rPr>
                      <w:rFonts w:ascii="Cambria Math" w:hAnsi="Cambria Math"/>
                      <w:sz w:val="20"/>
                      <w:szCs w:val="20"/>
                    </w:rPr>
                    <m:t>σ=0.13</m:t>
                  </w:ins>
                </m:r>
              </m:oMath>
            </m:oMathPara>
          </w:p>
        </w:tc>
      </w:tr>
      <w:tr w:rsidR="00E03EC7" w:rsidDel="00442E8B" w14:paraId="7A203AC4" w14:textId="77777777" w:rsidTr="00E03EC7">
        <w:trPr>
          <w:ins w:id="324" w:author="Konstantinos Chatzis" w:date="2021-02-28T16:27:00Z"/>
        </w:trPr>
        <w:tc>
          <w:tcPr>
            <w:tcW w:w="9350" w:type="dxa"/>
            <w:gridSpan w:val="3"/>
          </w:tcPr>
          <w:p w14:paraId="22F3B2D4" w14:textId="77777777" w:rsidR="00E03EC7" w:rsidDel="00442E8B" w:rsidRDefault="00E03EC7" w:rsidP="00E03EC7">
            <w:pPr>
              <w:jc w:val="center"/>
              <w:rPr>
                <w:ins w:id="325" w:author="Konstantinos Chatzis" w:date="2021-02-28T16:27:00Z"/>
                <w:sz w:val="20"/>
                <w:szCs w:val="20"/>
              </w:rPr>
            </w:pPr>
            <w:ins w:id="326" w:author="Konstantinos Chatzis" w:date="2021-02-28T16:27:00Z">
              <w:r>
                <w:rPr>
                  <w:rFonts w:ascii="Calibri" w:eastAsia="Calibri" w:hAnsi="Calibri" w:cs="Times New Roman"/>
                  <w:sz w:val="20"/>
                  <w:szCs w:val="20"/>
                </w:rPr>
                <w:t>Patch Size: 5x</w:t>
              </w:r>
              <w:proofErr w:type="gramStart"/>
              <w:r>
                <w:rPr>
                  <w:rFonts w:ascii="Calibri" w:eastAsia="Calibri" w:hAnsi="Calibri" w:cs="Times New Roman"/>
                  <w:sz w:val="20"/>
                  <w:szCs w:val="20"/>
                </w:rPr>
                <w:t>5,  Image</w:t>
              </w:r>
              <w:proofErr w:type="gramEnd"/>
              <w:r>
                <w:rPr>
                  <w:rFonts w:ascii="Calibri" w:eastAsia="Calibri" w:hAnsi="Calibri" w:cs="Times New Roman"/>
                  <w:sz w:val="20"/>
                  <w:szCs w:val="20"/>
                </w:rPr>
                <w:t xml:space="preserve"> Size: 340x340</w:t>
              </w:r>
            </w:ins>
          </w:p>
        </w:tc>
      </w:tr>
    </w:tbl>
    <w:p w14:paraId="41E47E76" w14:textId="77777777" w:rsidR="00442E8B" w:rsidRDefault="00442E8B" w:rsidP="00442E8B">
      <w:pPr>
        <w:jc w:val="center"/>
        <w:rPr>
          <w:ins w:id="327" w:author="Konstantinos Chatzis" w:date="2021-02-28T15:43:00Z"/>
          <w:sz w:val="20"/>
          <w:szCs w:val="20"/>
        </w:rPr>
      </w:pPr>
    </w:p>
    <w:p w14:paraId="50E4E627" w14:textId="373BAA55" w:rsidR="00442E8B" w:rsidRDefault="00442E8B" w:rsidP="00442E8B">
      <w:pPr>
        <w:jc w:val="center"/>
        <w:rPr>
          <w:ins w:id="328" w:author="Konstantinos Chatzis" w:date="2021-02-28T15:49:00Z"/>
          <w:sz w:val="20"/>
          <w:szCs w:val="20"/>
        </w:rPr>
      </w:pPr>
    </w:p>
    <w:p w14:paraId="07024FE1" w14:textId="0196D211" w:rsidR="00442E8B" w:rsidRPr="00442E8B" w:rsidRDefault="00E03EC7">
      <w:pPr>
        <w:jc w:val="center"/>
        <w:rPr>
          <w:sz w:val="20"/>
          <w:szCs w:val="20"/>
        </w:rPr>
        <w:pPrChange w:id="329" w:author="Konstantinos Chatzis" w:date="2021-02-28T15:42:00Z">
          <w:pPr/>
        </w:pPrChange>
      </w:pPr>
      <w:ins w:id="330" w:author="Konstantinos Chatzis" w:date="2021-02-28T16:28:00Z"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1205768C" wp14:editId="4CD44E69">
              <wp:simplePos x="0" y="0"/>
              <wp:positionH relativeFrom="margin">
                <wp:posOffset>4486275</wp:posOffset>
              </wp:positionH>
              <wp:positionV relativeFrom="paragraph">
                <wp:posOffset>2614930</wp:posOffset>
              </wp:positionV>
              <wp:extent cx="1819656" cy="1819656"/>
              <wp:effectExtent l="0" t="0" r="9525" b="9525"/>
              <wp:wrapSquare wrapText="bothSides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19656" cy="18196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sectPr w:rsidR="00442E8B" w:rsidRPr="00442E8B" w:rsidSect="00E03EC7">
      <w:headerReference w:type="default" r:id="rId26"/>
      <w:pgSz w:w="12240" w:h="15840"/>
      <w:pgMar w:top="720" w:right="720" w:bottom="720" w:left="720" w:header="288" w:footer="720" w:gutter="0"/>
      <w:cols w:space="720"/>
      <w:docGrid w:linePitch="360"/>
      <w:sectPrChange w:id="346" w:author="Konstantinos Chatzis" w:date="2021-02-28T16:31:00Z">
        <w:sectPr w:rsidR="00442E8B" w:rsidRPr="00442E8B" w:rsidSect="00E03EC7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89F15B" w14:textId="77777777" w:rsidR="009165A6" w:rsidRDefault="009165A6" w:rsidP="00E03EC7">
      <w:pPr>
        <w:spacing w:after="0" w:line="240" w:lineRule="auto"/>
      </w:pPr>
      <w:r>
        <w:separator/>
      </w:r>
    </w:p>
  </w:endnote>
  <w:endnote w:type="continuationSeparator" w:id="0">
    <w:p w14:paraId="34590B79" w14:textId="77777777" w:rsidR="009165A6" w:rsidRDefault="009165A6" w:rsidP="00E0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5B046" w14:textId="77777777" w:rsidR="009165A6" w:rsidRDefault="009165A6" w:rsidP="00E03EC7">
      <w:pPr>
        <w:spacing w:after="0" w:line="240" w:lineRule="auto"/>
      </w:pPr>
      <w:r>
        <w:separator/>
      </w:r>
    </w:p>
  </w:footnote>
  <w:footnote w:type="continuationSeparator" w:id="0">
    <w:p w14:paraId="72972DC9" w14:textId="77777777" w:rsidR="009165A6" w:rsidRDefault="009165A6" w:rsidP="00E03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4E8A" w14:textId="349D855B" w:rsidR="00E03EC7" w:rsidRPr="00CF76D9" w:rsidRDefault="00CF76D9">
    <w:pPr>
      <w:pStyle w:val="Heading1"/>
      <w:jc w:val="center"/>
      <w:rPr>
        <w:lang w:val="el-GR"/>
        <w:rPrChange w:id="331" w:author="Konstantinos Chatzis" w:date="2021-02-28T21:16:00Z">
          <w:rPr>
            <w:rFonts w:asciiTheme="majorHAnsi" w:eastAsiaTheme="majorEastAsia" w:hAnsiTheme="majorHAnsi" w:cstheme="majorBidi"/>
            <w:color w:val="2F5496" w:themeColor="accent1" w:themeShade="BF"/>
            <w:sz w:val="32"/>
            <w:szCs w:val="32"/>
          </w:rPr>
        </w:rPrChange>
      </w:rPr>
      <w:pPrChange w:id="332" w:author="Konstantinos Chatzis" w:date="2021-02-28T16:31:00Z">
        <w:pPr>
          <w:pStyle w:val="Header"/>
        </w:pPr>
      </w:pPrChange>
    </w:pPr>
    <w:ins w:id="333" w:author="Konstantinos Chatzis" w:date="2021-02-28T21:16:00Z">
      <w:r>
        <w:rPr>
          <w:lang w:val="el-GR"/>
        </w:rPr>
        <w:t>Αποθορυβοποίηση με</w:t>
      </w:r>
    </w:ins>
    <w:ins w:id="334" w:author="Konstantinos Chatzis" w:date="2021-02-28T16:30:00Z">
      <w:r w:rsidR="00E03EC7" w:rsidRPr="00CF76D9">
        <w:rPr>
          <w:lang w:val="el-GR"/>
          <w:rPrChange w:id="335" w:author="Konstantinos Chatzis" w:date="2021-02-28T21:16:00Z">
            <w:rPr>
              <w:lang w:val="el-GR"/>
            </w:rPr>
          </w:rPrChange>
        </w:rPr>
        <w:t xml:space="preserve"> ‘</w:t>
      </w:r>
      <w:r w:rsidR="00E03EC7">
        <w:t>Non</w:t>
      </w:r>
      <w:r w:rsidR="00E03EC7" w:rsidRPr="00CF76D9">
        <w:rPr>
          <w:lang w:val="el-GR"/>
          <w:rPrChange w:id="336" w:author="Konstantinos Chatzis" w:date="2021-02-28T21:16:00Z">
            <w:rPr/>
          </w:rPrChange>
        </w:rPr>
        <w:t xml:space="preserve"> </w:t>
      </w:r>
      <w:r w:rsidR="00E03EC7">
        <w:t>Local</w:t>
      </w:r>
      <w:r w:rsidR="00E03EC7" w:rsidRPr="00CF76D9">
        <w:rPr>
          <w:lang w:val="el-GR"/>
          <w:rPrChange w:id="337" w:author="Konstantinos Chatzis" w:date="2021-02-28T21:16:00Z">
            <w:rPr/>
          </w:rPrChange>
        </w:rPr>
        <w:t xml:space="preserve"> </w:t>
      </w:r>
      <w:r w:rsidR="00E03EC7">
        <w:t>Means</w:t>
      </w:r>
    </w:ins>
    <w:ins w:id="338" w:author="Konstantinos Chatzis" w:date="2021-02-28T16:31:00Z">
      <w:r w:rsidR="00E03EC7" w:rsidRPr="00CF76D9">
        <w:rPr>
          <w:lang w:val="el-GR"/>
          <w:rPrChange w:id="339" w:author="Konstantinos Chatzis" w:date="2021-02-28T21:16:00Z">
            <w:rPr>
              <w:lang w:val="el-GR"/>
            </w:rPr>
          </w:rPrChange>
        </w:rPr>
        <w:t>’</w:t>
      </w:r>
    </w:ins>
    <w:ins w:id="340" w:author="Konstantinos Chatzis" w:date="2021-02-28T16:30:00Z">
      <w:r w:rsidR="00E03EC7" w:rsidRPr="00CF76D9">
        <w:rPr>
          <w:lang w:val="el-GR"/>
          <w:rPrChange w:id="341" w:author="Konstantinos Chatzis" w:date="2021-02-28T21:16:00Z">
            <w:rPr/>
          </w:rPrChange>
        </w:rPr>
        <w:t xml:space="preserve"> </w:t>
      </w:r>
    </w:ins>
    <w:ins w:id="342" w:author="Konstantinos Chatzis" w:date="2021-02-28T21:16:00Z">
      <w:r>
        <w:rPr>
          <w:lang w:val="el-GR"/>
        </w:rPr>
        <w:t>σε</w:t>
      </w:r>
    </w:ins>
    <w:ins w:id="343" w:author="Konstantinos Chatzis" w:date="2021-02-28T16:30:00Z">
      <w:r w:rsidR="00E03EC7" w:rsidRPr="00CF76D9">
        <w:rPr>
          <w:lang w:val="el-GR"/>
          <w:rPrChange w:id="344" w:author="Konstantinos Chatzis" w:date="2021-02-28T21:16:00Z">
            <w:rPr>
              <w:lang w:val="el-GR"/>
            </w:rPr>
          </w:rPrChange>
        </w:rPr>
        <w:t xml:space="preserve"> </w:t>
      </w:r>
    </w:ins>
    <w:ins w:id="345" w:author="Konstantinos Chatzis" w:date="2021-02-28T21:16:00Z">
      <w:r>
        <w:t>CUDA</w:t>
      </w:r>
    </w:ins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onstantinos Chatzis">
    <w15:presenceInfo w15:providerId="None" w15:userId="Konstantinos Chatz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8B"/>
    <w:rsid w:val="001D1767"/>
    <w:rsid w:val="00213890"/>
    <w:rsid w:val="00277B70"/>
    <w:rsid w:val="002A42A0"/>
    <w:rsid w:val="003F1A59"/>
    <w:rsid w:val="00406DEE"/>
    <w:rsid w:val="00442E8B"/>
    <w:rsid w:val="004565D0"/>
    <w:rsid w:val="005412D8"/>
    <w:rsid w:val="00571B09"/>
    <w:rsid w:val="00597AEA"/>
    <w:rsid w:val="0060654B"/>
    <w:rsid w:val="0070014F"/>
    <w:rsid w:val="0076466B"/>
    <w:rsid w:val="008857BE"/>
    <w:rsid w:val="009165A6"/>
    <w:rsid w:val="00A7777A"/>
    <w:rsid w:val="00AA4230"/>
    <w:rsid w:val="00CF76D9"/>
    <w:rsid w:val="00D905FB"/>
    <w:rsid w:val="00E03EC7"/>
    <w:rsid w:val="00EC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48F3"/>
  <w15:chartTrackingRefBased/>
  <w15:docId w15:val="{27E279D3-2E4F-4452-B0A9-3FDC201F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42E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42E8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EC7"/>
  </w:style>
  <w:style w:type="paragraph" w:styleId="Footer">
    <w:name w:val="footer"/>
    <w:basedOn w:val="Normal"/>
    <w:link w:val="Foot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EC7"/>
  </w:style>
  <w:style w:type="character" w:customStyle="1" w:styleId="Heading1Char">
    <w:name w:val="Heading 1 Char"/>
    <w:basedOn w:val="DefaultParagraphFont"/>
    <w:link w:val="Heading1"/>
    <w:uiPriority w:val="9"/>
    <w:rsid w:val="00E0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1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1B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1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Chatzis</dc:creator>
  <cp:keywords/>
  <dc:description/>
  <cp:lastModifiedBy>Konstantinos Chatzis</cp:lastModifiedBy>
  <cp:revision>10</cp:revision>
  <dcterms:created xsi:type="dcterms:W3CDTF">2021-02-28T13:36:00Z</dcterms:created>
  <dcterms:modified xsi:type="dcterms:W3CDTF">2021-02-28T19:33:00Z</dcterms:modified>
</cp:coreProperties>
</file>
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C6C71" w14:textId="22C55F91" w:rsidR="00E03EC7" w:rsidRDefault="00E03EC7"/>
    <w:p w14:paraId="107346CD" w14:textId="77777777" w:rsidR="00E03EC7" w:rsidRPr="0070014F" w:rsidRDefault="00E03EC7" w:rsidP="00B201D3">
      <w:pPr>
        <w:spacing w:after="0" w:line="240" w:lineRule="auto"/>
        <w:jc w:val="right"/>
        <w:rPr>
          <w:rPrChange w:id="0" w:author="Konstantinos Chatzis" w:date="2021-02-28T20:28:00Z">
            <w:rPr>
              <w:lang w:val="el-GR"/>
            </w:rPr>
          </w:rPrChange>
        </w:rPr>
        <w:pPrChange w:id="1" w:author="Konstantinos Chatzis" w:date="2021-02-28T23:24:00Z">
          <w:pPr>
            <w:jc w:val="right"/>
          </w:pPr>
        </w:pPrChange>
      </w:pPr>
      <w:r>
        <w:rPr>
          <w:lang w:val="el-GR"/>
        </w:rPr>
        <w:t>Κωνσταντίνος</w:t>
      </w:r>
      <w:r w:rsidRPr="0070014F">
        <w:rPr>
          <w:rPrChange w:id="2" w:author="Konstantinos Chatzis" w:date="2021-02-28T20:28:00Z">
            <w:rPr>
              <w:lang w:val="el-GR"/>
            </w:rPr>
          </w:rPrChange>
        </w:rPr>
        <w:t xml:space="preserve"> </w:t>
      </w:r>
      <w:r>
        <w:rPr>
          <w:lang w:val="el-GR"/>
        </w:rPr>
        <w:t>Χατζής</w:t>
      </w:r>
    </w:p>
    <w:p w14:paraId="79410249" w14:textId="77777777" w:rsidR="00E03EC7" w:rsidRPr="0070014F" w:rsidRDefault="00E03EC7" w:rsidP="00B201D3">
      <w:pPr>
        <w:spacing w:after="0" w:line="240" w:lineRule="auto"/>
        <w:jc w:val="right"/>
        <w:rPr>
          <w:rPrChange w:id="3" w:author="Konstantinos Chatzis" w:date="2021-02-28T20:28:00Z">
            <w:rPr>
              <w:lang w:val="el-GR"/>
            </w:rPr>
          </w:rPrChange>
        </w:rPr>
        <w:pPrChange w:id="4" w:author="Konstantinos Chatzis" w:date="2021-02-28T23:24:00Z">
          <w:pPr>
            <w:jc w:val="right"/>
          </w:pPr>
        </w:pPrChange>
      </w:pPr>
      <w:r>
        <w:rPr>
          <w:lang w:val="el-GR"/>
        </w:rPr>
        <w:t>ΑΕΜ</w:t>
      </w:r>
      <w:r w:rsidRPr="0070014F">
        <w:rPr>
          <w:rPrChange w:id="5" w:author="Konstantinos Chatzis" w:date="2021-02-28T20:28:00Z">
            <w:rPr>
              <w:lang w:val="el-GR"/>
            </w:rPr>
          </w:rPrChange>
        </w:rPr>
        <w:t>: 9256</w:t>
      </w:r>
    </w:p>
    <w:p w14:paraId="6B7C689E" w14:textId="2B7C2B31" w:rsidR="00571B09" w:rsidRDefault="00571B09" w:rsidP="00B201D3">
      <w:pPr>
        <w:spacing w:after="0" w:line="240" w:lineRule="auto"/>
        <w:jc w:val="right"/>
        <w:pPrChange w:id="6" w:author="Konstantinos Chatzis" w:date="2021-02-28T23:24:00Z">
          <w:pPr>
            <w:jc w:val="both"/>
          </w:pPr>
        </w:pPrChange>
      </w:pPr>
      <w:r>
        <w:fldChar w:fldCharType="begin"/>
      </w:r>
      <w:r>
        <w:instrText xml:space="preserve"> HYPERLINK "https://github.com/kostascc/PDS-Project-3" </w:instrText>
      </w:r>
      <w:r>
        <w:fldChar w:fldCharType="separate"/>
      </w:r>
      <w:r w:rsidRPr="00571B09">
        <w:rPr>
          <w:rStyle w:val="Hyperlink"/>
        </w:rPr>
        <w:t>github.com/</w:t>
      </w:r>
      <w:proofErr w:type="spellStart"/>
      <w:r w:rsidRPr="00571B09">
        <w:rPr>
          <w:rStyle w:val="Hyperlink"/>
        </w:rPr>
        <w:t>kostascc</w:t>
      </w:r>
      <w:proofErr w:type="spellEnd"/>
      <w:r w:rsidRPr="00571B09">
        <w:rPr>
          <w:rStyle w:val="Hyperlink"/>
        </w:rPr>
        <w:t>/PDS-Project-3</w:t>
      </w:r>
      <w:r>
        <w:fldChar w:fldCharType="end"/>
      </w:r>
    </w:p>
    <w:p w14:paraId="08EFF2A7" w14:textId="4B772D8E" w:rsidR="00E03EC7" w:rsidRDefault="00571B09" w:rsidP="00571B09">
      <w:pPr>
        <w:jc w:val="both"/>
        <w:rPr>
          <w:lang w:val="el-GR"/>
        </w:rPr>
      </w:pPr>
      <w:r>
        <w:tab/>
      </w:r>
      <w:r>
        <w:rPr>
          <w:lang w:val="el-GR"/>
        </w:rPr>
        <w:t xml:space="preserve">Στη Τρίτη εργασία ασχολούμαστε με το φίλτρο </w:t>
      </w:r>
      <w:r>
        <w:t>Non</w:t>
      </w:r>
      <w:r w:rsidRPr="00571B09">
        <w:rPr>
          <w:lang w:val="el-GR"/>
          <w:rPrChange w:id="7" w:author="Konstantinos Chatzis" w:date="2021-02-28T16:33:00Z">
            <w:rPr/>
          </w:rPrChange>
        </w:rPr>
        <w:t xml:space="preserve"> </w:t>
      </w:r>
      <w:r>
        <w:t>Local</w:t>
      </w:r>
      <w:r w:rsidRPr="00571B09">
        <w:rPr>
          <w:lang w:val="el-GR"/>
          <w:rPrChange w:id="8" w:author="Konstantinos Chatzis" w:date="2021-02-28T16:33:00Z">
            <w:rPr/>
          </w:rPrChange>
        </w:rPr>
        <w:t xml:space="preserve"> </w:t>
      </w:r>
      <w:r>
        <w:t>Means</w:t>
      </w:r>
      <w:r>
        <w:rPr>
          <w:lang w:val="el-GR"/>
        </w:rPr>
        <w:t xml:space="preserve"> και την υλοποίησή του σε </w:t>
      </w:r>
      <w:r w:rsidR="004565D0">
        <w:t>CUDA</w:t>
      </w:r>
      <w:r w:rsidRPr="00571B09">
        <w:rPr>
          <w:lang w:val="el-GR"/>
          <w:rPrChange w:id="9" w:author="Konstantinos Chatzis" w:date="2021-02-28T16:33:00Z">
            <w:rPr/>
          </w:rPrChange>
        </w:rPr>
        <w:t>.</w:t>
      </w:r>
      <w:r>
        <w:rPr>
          <w:lang w:val="el-GR"/>
        </w:rPr>
        <w:t xml:space="preserve"> Ακολουθεί η παρουσίαση του κώδικα, ορισμένες μετρήσεις </w:t>
      </w:r>
      <w:r w:rsidR="00406DEE">
        <w:rPr>
          <w:lang w:val="el-GR"/>
        </w:rPr>
        <w:t>και σχόλια</w:t>
      </w:r>
      <w:r w:rsidR="00EC08B7">
        <w:rPr>
          <w:lang w:val="el-GR"/>
        </w:rPr>
        <w:t xml:space="preserve"> </w:t>
      </w:r>
      <w:r w:rsidR="00406DEE">
        <w:rPr>
          <w:lang w:val="el-GR"/>
        </w:rPr>
        <w:t>/</w:t>
      </w:r>
      <w:r w:rsidR="00EC08B7">
        <w:rPr>
          <w:lang w:val="el-GR"/>
        </w:rPr>
        <w:t xml:space="preserve"> προτεινόμενες βελτιώσεις</w:t>
      </w:r>
      <w:r w:rsidR="00406DEE">
        <w:rPr>
          <w:lang w:val="el-GR"/>
        </w:rPr>
        <w:t xml:space="preserve"> </w:t>
      </w:r>
      <w:r>
        <w:rPr>
          <w:lang w:val="el-GR"/>
        </w:rPr>
        <w:t xml:space="preserve">για την απόδοση του αλγορίθμου σε </w:t>
      </w:r>
      <w:r>
        <w:t>CPU</w:t>
      </w:r>
      <w:r w:rsidRPr="00571B09">
        <w:rPr>
          <w:lang w:val="el-GR"/>
          <w:rPrChange w:id="10" w:author="Konstantinos Chatzis" w:date="2021-02-28T16:36:00Z">
            <w:rPr/>
          </w:rPrChange>
        </w:rPr>
        <w:t xml:space="preserve"> </w:t>
      </w:r>
      <w:r>
        <w:rPr>
          <w:lang w:val="el-GR"/>
        </w:rPr>
        <w:t xml:space="preserve">και </w:t>
      </w:r>
      <w:r>
        <w:t>GPU</w:t>
      </w:r>
      <w:r w:rsidRPr="00571B09">
        <w:rPr>
          <w:lang w:val="el-GR"/>
          <w:rPrChange w:id="11" w:author="Konstantinos Chatzis" w:date="2021-02-28T16:36:00Z">
            <w:rPr/>
          </w:rPrChange>
        </w:rPr>
        <w:t xml:space="preserve">, </w:t>
      </w:r>
      <w:r>
        <w:rPr>
          <w:lang w:val="el-GR"/>
        </w:rPr>
        <w:t xml:space="preserve">και εικόνες που </w:t>
      </w:r>
      <w:proofErr w:type="spellStart"/>
      <w:r w:rsidR="006B6355">
        <w:rPr>
          <w:lang w:val="el-GR"/>
        </w:rPr>
        <w:t>αποθορυβοποιήθηκαν</w:t>
      </w:r>
      <w:proofErr w:type="spellEnd"/>
      <w:r>
        <w:rPr>
          <w:lang w:val="el-GR"/>
        </w:rPr>
        <w:t xml:space="preserve"> με το φίλτρο αυτό.</w:t>
      </w:r>
      <w:r w:rsidR="00EC08B7">
        <w:rPr>
          <w:lang w:val="el-GR"/>
        </w:rPr>
        <w:t xml:space="preserve"> </w:t>
      </w:r>
    </w:p>
    <w:p w14:paraId="1F22C459" w14:textId="3C526C94" w:rsidR="00571B09" w:rsidRDefault="00571B09" w:rsidP="00571B09">
      <w:pPr>
        <w:pStyle w:val="Heading2"/>
        <w:rPr>
          <w:lang w:val="el-GR"/>
        </w:rPr>
      </w:pPr>
      <w:r>
        <w:rPr>
          <w:lang w:val="el-GR"/>
        </w:rPr>
        <w:t>Κώδικας</w:t>
      </w:r>
    </w:p>
    <w:p w14:paraId="5BDDDF56" w14:textId="48C3CBA1" w:rsidR="0070014F" w:rsidRDefault="0070014F" w:rsidP="0076466B">
      <w:pPr>
        <w:jc w:val="both"/>
        <w:rPr>
          <w:lang w:val="el-GR"/>
        </w:rPr>
        <w:pPrChange w:id="12" w:author="Konstantinos Chatzis" w:date="2021-02-28T20:50:00Z">
          <w:pPr/>
        </w:pPrChange>
      </w:pPr>
      <w:r>
        <w:rPr>
          <w:lang w:val="el-GR"/>
        </w:rPr>
        <w:tab/>
        <w:t xml:space="preserve">Για την παραγωγή του αλγορίθμου χρησιμοποιήθηκε το αρχείο </w:t>
      </w:r>
      <w:proofErr w:type="spellStart"/>
      <w:r>
        <w:t>Matlab</w:t>
      </w:r>
      <w:proofErr w:type="spellEnd"/>
      <w:r w:rsidRPr="0070014F">
        <w:rPr>
          <w:lang w:val="el-GR"/>
          <w:rPrChange w:id="13" w:author="Konstantinos Chatzis" w:date="2021-02-28T20:29:00Z">
            <w:rPr/>
          </w:rPrChange>
        </w:rPr>
        <w:t xml:space="preserve"> </w:t>
      </w:r>
      <w:r>
        <w:rPr>
          <w:lang w:val="el-GR"/>
        </w:rPr>
        <w:t>που περιέχεται στ</w:t>
      </w:r>
      <w:r w:rsidR="006B6355">
        <w:rPr>
          <w:lang w:val="el-GR"/>
        </w:rPr>
        <w:t xml:space="preserve">ην εκφώνηση </w:t>
      </w:r>
      <w:r>
        <w:rPr>
          <w:lang w:val="el-GR"/>
        </w:rPr>
        <w:t xml:space="preserve">της εργασίας, και με βάση αυτό παράχθηκε ο κώδικας για </w:t>
      </w:r>
      <w:r>
        <w:t>CPU</w:t>
      </w:r>
      <w:r w:rsidR="003F1A59">
        <w:rPr>
          <w:lang w:val="el-GR"/>
        </w:rPr>
        <w:t xml:space="preserve"> με χρήση </w:t>
      </w:r>
      <w:r w:rsidR="003F1A59">
        <w:t>OpenMP</w:t>
      </w:r>
      <w:r w:rsidR="005A0535">
        <w:rPr>
          <w:lang w:val="el-GR"/>
        </w:rPr>
        <w:t xml:space="preserve"> </w:t>
      </w:r>
      <w:r>
        <w:rPr>
          <w:lang w:val="el-GR"/>
        </w:rPr>
        <w:t xml:space="preserve">(είναι αντίστοιχος με αυτόν της </w:t>
      </w:r>
      <w:r>
        <w:t>GPU</w:t>
      </w:r>
      <w:r w:rsidRPr="0070014F">
        <w:rPr>
          <w:lang w:val="el-GR"/>
          <w:rPrChange w:id="14" w:author="Konstantinos Chatzis" w:date="2021-02-28T20:31:00Z">
            <w:rPr/>
          </w:rPrChange>
        </w:rPr>
        <w:t xml:space="preserve"> </w:t>
      </w:r>
      <w:r>
        <w:rPr>
          <w:lang w:val="el-GR"/>
        </w:rPr>
        <w:t>που ακολουθεί)</w:t>
      </w:r>
      <w:r w:rsidR="006B6355">
        <w:rPr>
          <w:lang w:val="el-GR"/>
        </w:rPr>
        <w:t xml:space="preserve">. Στη </w:t>
      </w:r>
      <w:r>
        <w:rPr>
          <w:lang w:val="el-GR"/>
        </w:rPr>
        <w:t>συνέχεια</w:t>
      </w:r>
      <w:r w:rsidR="006B6355">
        <w:rPr>
          <w:lang w:val="el-GR"/>
        </w:rPr>
        <w:t xml:space="preserve"> έγινε</w:t>
      </w:r>
      <w:r>
        <w:rPr>
          <w:lang w:val="el-GR"/>
        </w:rPr>
        <w:t xml:space="preserve"> </w:t>
      </w:r>
      <w:r w:rsidR="006B6355">
        <w:rPr>
          <w:lang w:val="el-GR"/>
        </w:rPr>
        <w:t>μετατροπή του</w:t>
      </w:r>
      <w:r>
        <w:rPr>
          <w:lang w:val="el-GR"/>
        </w:rPr>
        <w:t xml:space="preserve"> σε </w:t>
      </w:r>
      <w:r w:rsidR="003F1A59">
        <w:t>CUDA</w:t>
      </w:r>
      <w:r w:rsidRPr="0070014F">
        <w:rPr>
          <w:lang w:val="el-GR"/>
          <w:rPrChange w:id="15" w:author="Konstantinos Chatzis" w:date="2021-02-28T20:32:00Z">
            <w:rPr/>
          </w:rPrChange>
        </w:rPr>
        <w:t>.</w:t>
      </w:r>
    </w:p>
    <w:p w14:paraId="3DB90215" w14:textId="216EAAE9" w:rsidR="0070014F" w:rsidRDefault="0070014F" w:rsidP="0076466B">
      <w:pPr>
        <w:jc w:val="both"/>
        <w:rPr>
          <w:lang w:val="el-GR"/>
        </w:rPr>
      </w:pPr>
      <w:r>
        <w:rPr>
          <w:lang w:val="el-GR"/>
        </w:rPr>
        <w:tab/>
        <w:t>Συγκεκριμένα,</w:t>
      </w:r>
      <w:r w:rsidR="00D905FB">
        <w:rPr>
          <w:lang w:val="el-GR"/>
        </w:rPr>
        <w:t xml:space="preserve"> γίνεται κλήση του </w:t>
      </w:r>
      <w:r w:rsidR="00D905FB">
        <w:t>Kernel</w:t>
      </w:r>
      <w:r w:rsidR="00D905FB" w:rsidRPr="00D905FB">
        <w:rPr>
          <w:lang w:val="el-GR"/>
          <w:rPrChange w:id="16" w:author="Konstantinos Chatzis" w:date="2021-02-28T21:18:00Z">
            <w:rPr/>
          </w:rPrChange>
        </w:rPr>
        <w:t xml:space="preserve"> </w:t>
      </w:r>
      <w:r w:rsidR="00D905FB">
        <w:rPr>
          <w:lang w:val="el-GR"/>
        </w:rPr>
        <w:t xml:space="preserve">για δισδιάστατο πλήθος </w:t>
      </w:r>
      <w:r w:rsidR="00D905FB">
        <w:t>Block</w:t>
      </w:r>
      <w:r w:rsidR="00D905FB" w:rsidRPr="00D905FB">
        <w:rPr>
          <w:lang w:val="el-GR"/>
          <w:rPrChange w:id="17" w:author="Konstantinos Chatzis" w:date="2021-02-28T21:18:00Z">
            <w:rPr/>
          </w:rPrChange>
        </w:rPr>
        <w:t xml:space="preserve">, </w:t>
      </w:r>
      <w:r w:rsidR="00D905FB">
        <w:rPr>
          <w:lang w:val="el-GR"/>
        </w:rPr>
        <w:t xml:space="preserve">όσα και τα </w:t>
      </w:r>
      <w:r w:rsidR="00D905FB">
        <w:t>Patch</w:t>
      </w:r>
      <w:r w:rsidR="00D905FB" w:rsidRPr="00D905FB">
        <w:rPr>
          <w:lang w:val="el-GR"/>
          <w:rPrChange w:id="18" w:author="Konstantinos Chatzis" w:date="2021-02-28T21:19:00Z">
            <w:rPr/>
          </w:rPrChange>
        </w:rPr>
        <w:t xml:space="preserve"> </w:t>
      </w:r>
      <w:r w:rsidR="00D905FB">
        <w:rPr>
          <w:lang w:val="el-GR"/>
        </w:rPr>
        <w:t>που περιέχει η εικόνα (πχ 25</w:t>
      </w:r>
      <w:r w:rsidR="006B6355">
        <w:rPr>
          <w:lang w:val="el-GR"/>
        </w:rPr>
        <w:t>1</w:t>
      </w:r>
      <w:r w:rsidR="006B6355">
        <w:t>x</w:t>
      </w:r>
      <w:r w:rsidR="00D905FB" w:rsidRPr="00D905FB">
        <w:rPr>
          <w:lang w:val="el-GR"/>
          <w:rPrChange w:id="19" w:author="Konstantinos Chatzis" w:date="2021-02-28T21:22:00Z">
            <w:rPr/>
          </w:rPrChange>
        </w:rPr>
        <w:t>25</w:t>
      </w:r>
      <w:r w:rsidR="006B6355">
        <w:rPr>
          <w:lang w:val="el-GR"/>
        </w:rPr>
        <w:t>1</w:t>
      </w:r>
      <w:r w:rsidR="006B6355" w:rsidRPr="006B6355">
        <w:rPr>
          <w:lang w:val="el-GR"/>
          <w:rPrChange w:id="20" w:author="Konstantinos Chatzis" w:date="2021-02-28T22:30:00Z">
            <w:rPr/>
          </w:rPrChange>
        </w:rPr>
        <w:t xml:space="preserve"> </w:t>
      </w:r>
      <w:r w:rsidR="006B6355">
        <w:rPr>
          <w:lang w:val="el-GR"/>
        </w:rPr>
        <w:t>για εικόνα 256</w:t>
      </w:r>
      <w:r w:rsidR="006B6355">
        <w:t>x</w:t>
      </w:r>
      <w:r w:rsidR="006B6355" w:rsidRPr="006B6355">
        <w:rPr>
          <w:lang w:val="el-GR"/>
          <w:rPrChange w:id="21" w:author="Konstantinos Chatzis" w:date="2021-02-28T22:30:00Z">
            <w:rPr/>
          </w:rPrChange>
        </w:rPr>
        <w:t xml:space="preserve">256 </w:t>
      </w:r>
      <w:r w:rsidR="006B6355">
        <w:rPr>
          <w:lang w:val="el-GR"/>
        </w:rPr>
        <w:t xml:space="preserve">και </w:t>
      </w:r>
      <w:r w:rsidR="006B6355">
        <w:t>Patch</w:t>
      </w:r>
      <w:r w:rsidR="006B6355" w:rsidRPr="006B6355">
        <w:rPr>
          <w:lang w:val="el-GR"/>
          <w:rPrChange w:id="22" w:author="Konstantinos Chatzis" w:date="2021-02-28T22:31:00Z">
            <w:rPr/>
          </w:rPrChange>
        </w:rPr>
        <w:t xml:space="preserve"> </w:t>
      </w:r>
      <w:r w:rsidR="006B6355">
        <w:t>Size</w:t>
      </w:r>
      <w:r w:rsidR="006B6355" w:rsidRPr="006B6355">
        <w:rPr>
          <w:lang w:val="el-GR"/>
          <w:rPrChange w:id="23" w:author="Konstantinos Chatzis" w:date="2021-02-28T22:30:00Z">
            <w:rPr/>
          </w:rPrChange>
        </w:rPr>
        <w:t xml:space="preserve"> 5</w:t>
      </w:r>
      <w:r w:rsidR="006B6355">
        <w:t>x</w:t>
      </w:r>
      <w:r w:rsidR="006B6355" w:rsidRPr="006B6355">
        <w:rPr>
          <w:lang w:val="el-GR"/>
          <w:rPrChange w:id="24" w:author="Konstantinos Chatzis" w:date="2021-02-28T22:30:00Z">
            <w:rPr/>
          </w:rPrChange>
        </w:rPr>
        <w:t>5</w:t>
      </w:r>
      <w:r w:rsidR="00D905FB">
        <w:rPr>
          <w:lang w:val="el-GR"/>
        </w:rPr>
        <w:t>). Κάθε ένα από τα Β</w:t>
      </w:r>
      <w:r w:rsidR="00D905FB">
        <w:t>lock</w:t>
      </w:r>
      <w:r w:rsidR="00D905FB" w:rsidRPr="00D905FB">
        <w:rPr>
          <w:lang w:val="el-GR"/>
          <w:rPrChange w:id="25" w:author="Konstantinos Chatzis" w:date="2021-02-28T21:20:00Z">
            <w:rPr/>
          </w:rPrChange>
        </w:rPr>
        <w:t xml:space="preserve"> </w:t>
      </w:r>
      <w:r w:rsidR="00D905FB">
        <w:rPr>
          <w:lang w:val="el-GR"/>
        </w:rPr>
        <w:t>αυτά περιέχει επίσης δισδιάστατο πλήθος Τ</w:t>
      </w:r>
      <w:proofErr w:type="spellStart"/>
      <w:r w:rsidR="00D905FB">
        <w:t>hread</w:t>
      </w:r>
      <w:proofErr w:type="spellEnd"/>
      <w:r w:rsidR="00D905FB">
        <w:rPr>
          <w:lang w:val="el-GR"/>
        </w:rPr>
        <w:t xml:space="preserve"> </w:t>
      </w:r>
      <w:r w:rsidR="006B6355">
        <w:rPr>
          <w:lang w:val="el-GR"/>
        </w:rPr>
        <w:t>(</w:t>
      </w:r>
      <w:r w:rsidR="00D905FB" w:rsidRPr="00D905FB">
        <w:rPr>
          <w:lang w:val="el-GR"/>
          <w:rPrChange w:id="26" w:author="Konstantinos Chatzis" w:date="2021-02-28T21:20:00Z">
            <w:rPr/>
          </w:rPrChange>
        </w:rPr>
        <w:t>8</w:t>
      </w:r>
      <w:r w:rsidR="00D905FB">
        <w:t>x</w:t>
      </w:r>
      <w:r w:rsidR="00D905FB" w:rsidRPr="00D905FB">
        <w:rPr>
          <w:lang w:val="el-GR"/>
          <w:rPrChange w:id="27" w:author="Konstantinos Chatzis" w:date="2021-02-28T21:20:00Z">
            <w:rPr/>
          </w:rPrChange>
        </w:rPr>
        <w:t>8</w:t>
      </w:r>
      <w:r w:rsidR="006B6355" w:rsidRPr="006B6355">
        <w:rPr>
          <w:lang w:val="el-GR"/>
          <w:rPrChange w:id="28" w:author="Konstantinos Chatzis" w:date="2021-02-28T22:31:00Z">
            <w:rPr/>
          </w:rPrChange>
        </w:rPr>
        <w:t xml:space="preserve">, </w:t>
      </w:r>
      <w:r w:rsidR="006B6355">
        <w:rPr>
          <w:lang w:val="el-GR"/>
        </w:rPr>
        <w:t xml:space="preserve">το διπλάσιο του πλήθους </w:t>
      </w:r>
      <w:r w:rsidR="006B6355">
        <w:t>Warp</w:t>
      </w:r>
      <w:r w:rsidR="006B6355" w:rsidRPr="006B6355">
        <w:rPr>
          <w:lang w:val="el-GR"/>
          <w:rPrChange w:id="29" w:author="Konstantinos Chatzis" w:date="2021-02-28T22:31:00Z">
            <w:rPr/>
          </w:rPrChange>
        </w:rPr>
        <w:t xml:space="preserve"> </w:t>
      </w:r>
      <w:r w:rsidR="006B6355">
        <w:rPr>
          <w:lang w:val="el-GR"/>
        </w:rPr>
        <w:t xml:space="preserve">που εκτελεί </w:t>
      </w:r>
      <w:r w:rsidR="007A4F69">
        <w:rPr>
          <w:lang w:val="el-GR"/>
        </w:rPr>
        <w:t xml:space="preserve">ταυτόχρονα </w:t>
      </w:r>
      <w:r w:rsidR="006B6355">
        <w:rPr>
          <w:lang w:val="el-GR"/>
        </w:rPr>
        <w:t>ένας πολυεπεξεργαστής από τους 16 διαθέσιμους)</w:t>
      </w:r>
      <w:r w:rsidR="007A4F69">
        <w:rPr>
          <w:lang w:val="el-GR"/>
        </w:rPr>
        <w:t xml:space="preserve">. Αυτά τα </w:t>
      </w:r>
      <w:r w:rsidR="007A4F69">
        <w:t>Thread</w:t>
      </w:r>
      <w:r w:rsidR="00D905FB">
        <w:rPr>
          <w:lang w:val="el-GR"/>
        </w:rPr>
        <w:t xml:space="preserve"> μοιράζονται όλα τα </w:t>
      </w:r>
      <w:r w:rsidR="00D905FB">
        <w:t>Patch</w:t>
      </w:r>
      <w:r w:rsidR="00D905FB" w:rsidRPr="00D905FB">
        <w:rPr>
          <w:lang w:val="el-GR"/>
          <w:rPrChange w:id="30" w:author="Konstantinos Chatzis" w:date="2021-02-28T21:20:00Z">
            <w:rPr/>
          </w:rPrChange>
        </w:rPr>
        <w:t xml:space="preserve"> </w:t>
      </w:r>
      <w:r w:rsidR="00D905FB">
        <w:rPr>
          <w:lang w:val="el-GR"/>
        </w:rPr>
        <w:t>της εικόνας στα οποία πρέπει να γίνει αναζήτηση για βάρη</w:t>
      </w:r>
      <w:r w:rsidR="007A4F69" w:rsidRPr="007A4F69">
        <w:rPr>
          <w:lang w:val="el-GR"/>
          <w:rPrChange w:id="31" w:author="Konstantinos Chatzis" w:date="2021-02-28T22:32:00Z">
            <w:rPr/>
          </w:rPrChange>
        </w:rPr>
        <w:t xml:space="preserve">, </w:t>
      </w:r>
      <w:r w:rsidR="007A4F69">
        <w:rPr>
          <w:lang w:val="el-GR"/>
        </w:rPr>
        <w:t xml:space="preserve">ανά το </w:t>
      </w:r>
      <w:r w:rsidR="007A4F69">
        <w:t>Block</w:t>
      </w:r>
      <w:r w:rsidR="007A4F69" w:rsidRPr="007A4F69">
        <w:rPr>
          <w:lang w:val="el-GR"/>
          <w:rPrChange w:id="32" w:author="Konstantinos Chatzis" w:date="2021-02-28T22:33:00Z">
            <w:rPr/>
          </w:rPrChange>
        </w:rPr>
        <w:t xml:space="preserve"> </w:t>
      </w:r>
      <w:r w:rsidR="005A0535">
        <w:rPr>
          <w:lang w:val="el-GR"/>
        </w:rPr>
        <w:t>στο οποίο</w:t>
      </w:r>
      <w:r w:rsidR="007A4F69">
        <w:rPr>
          <w:lang w:val="el-GR"/>
        </w:rPr>
        <w:t xml:space="preserve"> ανήκουν</w:t>
      </w:r>
      <w:r w:rsidR="0060654B" w:rsidRPr="0060654B">
        <w:rPr>
          <w:lang w:val="el-GR"/>
          <w:rPrChange w:id="33" w:author="Konstantinos Chatzis" w:date="2021-02-28T21:22:00Z">
            <w:rPr/>
          </w:rPrChange>
        </w:rPr>
        <w:t xml:space="preserve"> (</w:t>
      </w:r>
      <w:r w:rsidR="0060654B">
        <w:rPr>
          <w:lang w:val="el-GR"/>
        </w:rPr>
        <w:t>δηλαδή</w:t>
      </w:r>
      <w:r w:rsidR="005A0535">
        <w:rPr>
          <w:lang w:val="el-GR"/>
        </w:rPr>
        <w:t xml:space="preserve"> </w:t>
      </w:r>
      <w:r w:rsidR="0060654B" w:rsidRPr="006D34C3">
        <w:rPr>
          <w:lang w:val="el-GR"/>
        </w:rPr>
        <w:t>[</w:t>
      </w:r>
      <w:r w:rsidR="0060654B">
        <w:rPr>
          <w:lang w:val="el-GR"/>
        </w:rPr>
        <w:t>256-5</w:t>
      </w:r>
      <w:r w:rsidR="0060654B" w:rsidRPr="006D34C3">
        <w:rPr>
          <w:lang w:val="el-GR"/>
        </w:rPr>
        <w:t>]</w:t>
      </w:r>
      <w:r w:rsidR="0060654B">
        <w:t>x</w:t>
      </w:r>
      <w:r w:rsidR="0060654B" w:rsidRPr="006D34C3">
        <w:rPr>
          <w:lang w:val="el-GR"/>
        </w:rPr>
        <w:t>[256-5]</w:t>
      </w:r>
      <w:r w:rsidR="0060654B">
        <w:rPr>
          <w:lang w:val="el-GR"/>
        </w:rPr>
        <w:t xml:space="preserve"> </w:t>
      </w:r>
      <w:r w:rsidR="0060654B">
        <w:t>Patch</w:t>
      </w:r>
      <w:r w:rsidR="0060654B">
        <w:rPr>
          <w:lang w:val="el-GR"/>
        </w:rPr>
        <w:t xml:space="preserve">, μείον ενός, αυτού </w:t>
      </w:r>
      <w:r w:rsidR="005A0535">
        <w:rPr>
          <w:lang w:val="el-GR"/>
        </w:rPr>
        <w:t>για</w:t>
      </w:r>
      <w:r w:rsidR="0060654B">
        <w:rPr>
          <w:lang w:val="el-GR"/>
        </w:rPr>
        <w:t xml:space="preserve"> το οποίο γίνεται η αναζήτηση</w:t>
      </w:r>
      <w:r w:rsidR="0060654B" w:rsidRPr="0060654B">
        <w:rPr>
          <w:lang w:val="el-GR"/>
          <w:rPrChange w:id="34" w:author="Konstantinos Chatzis" w:date="2021-02-28T21:22:00Z">
            <w:rPr/>
          </w:rPrChange>
        </w:rPr>
        <w:t>)</w:t>
      </w:r>
      <w:r w:rsidR="00D905FB">
        <w:rPr>
          <w:lang w:val="el-GR"/>
        </w:rPr>
        <w:t>.</w:t>
      </w:r>
      <w:r w:rsidR="0060654B" w:rsidRPr="0060654B">
        <w:rPr>
          <w:lang w:val="el-GR"/>
          <w:rPrChange w:id="35" w:author="Konstantinos Chatzis" w:date="2021-02-28T21:22:00Z">
            <w:rPr/>
          </w:rPrChange>
        </w:rPr>
        <w:t xml:space="preserve"> </w:t>
      </w:r>
    </w:p>
    <w:p w14:paraId="6057BAD5" w14:textId="2D9F5FBF" w:rsidR="00571B09" w:rsidRDefault="004565D0" w:rsidP="004565D0">
      <w:pPr>
        <w:jc w:val="both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4D25D1BE" wp14:editId="7174C458">
            <wp:simplePos x="0" y="0"/>
            <wp:positionH relativeFrom="margin">
              <wp:align>right</wp:align>
            </wp:positionH>
            <wp:positionV relativeFrom="margin">
              <wp:posOffset>4512166</wp:posOffset>
            </wp:positionV>
            <wp:extent cx="3693795" cy="2281555"/>
            <wp:effectExtent l="0" t="0" r="190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79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54B">
        <w:rPr>
          <w:lang w:val="el-GR"/>
        </w:rPr>
        <w:tab/>
        <w:t xml:space="preserve">Ένα </w:t>
      </w:r>
      <w:r w:rsidR="0060654B">
        <w:t>Patch</w:t>
      </w:r>
      <w:r w:rsidR="0060654B" w:rsidRPr="0060654B">
        <w:rPr>
          <w:lang w:val="el-GR"/>
          <w:rPrChange w:id="36" w:author="Konstantinos Chatzis" w:date="2021-02-28T21:26:00Z">
            <w:rPr/>
          </w:rPrChange>
        </w:rPr>
        <w:t xml:space="preserve"> </w:t>
      </w:r>
      <w:r w:rsidR="0060654B">
        <w:rPr>
          <w:lang w:val="el-GR"/>
        </w:rPr>
        <w:t>σε κάθε</w:t>
      </w:r>
      <w:r w:rsidR="0060654B" w:rsidRPr="0060654B">
        <w:rPr>
          <w:lang w:val="el-GR"/>
          <w:rPrChange w:id="37" w:author="Konstantinos Chatzis" w:date="2021-02-28T21:27:00Z">
            <w:rPr/>
          </w:rPrChange>
        </w:rPr>
        <w:t xml:space="preserve"> </w:t>
      </w:r>
      <w:r w:rsidR="0060654B">
        <w:t>Block</w:t>
      </w:r>
      <w:r w:rsidR="0060654B">
        <w:rPr>
          <w:lang w:val="el-GR"/>
        </w:rPr>
        <w:t xml:space="preserve"> - το </w:t>
      </w:r>
      <w:r w:rsidR="0060654B">
        <w:t>Patch</w:t>
      </w:r>
      <w:r w:rsidR="0060654B">
        <w:rPr>
          <w:lang w:val="el-GR"/>
        </w:rPr>
        <w:t xml:space="preserve"> για οποίο γίνεται η αναζήτηση - βρίσκεται πάντα στην </w:t>
      </w:r>
      <w:r w:rsidR="00CE0F4A" w:rsidRPr="00CE0F4A">
        <w:rPr>
          <w:i/>
          <w:iCs/>
          <w:rPrChange w:id="38" w:author="Konstantinos Chatzis" w:date="2021-02-28T22:50:00Z">
            <w:rPr/>
          </w:rPrChange>
        </w:rPr>
        <w:t>L</w:t>
      </w:r>
      <w:r w:rsidR="00CE0F4A" w:rsidRPr="00CE0F4A">
        <w:rPr>
          <w:i/>
          <w:iCs/>
          <w:lang w:val="el-GR"/>
          <w:rPrChange w:id="39" w:author="Konstantinos Chatzis" w:date="2021-02-28T22:50:00Z">
            <w:rPr/>
          </w:rPrChange>
        </w:rPr>
        <w:t xml:space="preserve">2 </w:t>
      </w:r>
      <w:r w:rsidR="00CE0F4A" w:rsidRPr="00CE0F4A">
        <w:rPr>
          <w:i/>
          <w:iCs/>
          <w:rPrChange w:id="40" w:author="Konstantinos Chatzis" w:date="2021-02-28T22:50:00Z">
            <w:rPr/>
          </w:rPrChange>
        </w:rPr>
        <w:t>Cache</w:t>
      </w:r>
      <w:r w:rsidR="0060654B" w:rsidRPr="0060654B">
        <w:rPr>
          <w:lang w:val="el-GR"/>
          <w:rPrChange w:id="41" w:author="Konstantinos Chatzis" w:date="2021-02-28T21:27:00Z">
            <w:rPr/>
          </w:rPrChange>
        </w:rPr>
        <w:t xml:space="preserve"> </w:t>
      </w:r>
      <w:r w:rsidR="0060654B">
        <w:rPr>
          <w:lang w:val="el-GR"/>
        </w:rPr>
        <w:t>απαράλλαχτο</w:t>
      </w:r>
      <w:r w:rsidR="00CE0F4A">
        <w:rPr>
          <w:lang w:val="el-GR"/>
        </w:rPr>
        <w:t xml:space="preserve"> (για αποφυγή των </w:t>
      </w:r>
      <w:r w:rsidR="00CE0F4A">
        <w:t>Cache</w:t>
      </w:r>
      <w:r w:rsidR="00CE0F4A" w:rsidRPr="00CE0F4A">
        <w:rPr>
          <w:lang w:val="el-GR"/>
          <w:rPrChange w:id="42" w:author="Konstantinos Chatzis" w:date="2021-02-28T22:49:00Z">
            <w:rPr/>
          </w:rPrChange>
        </w:rPr>
        <w:t xml:space="preserve"> </w:t>
      </w:r>
      <w:r w:rsidR="00CE0F4A">
        <w:t>Miss</w:t>
      </w:r>
      <w:r w:rsidR="00CE0F4A" w:rsidRPr="00CE0F4A">
        <w:rPr>
          <w:lang w:val="el-GR"/>
          <w:rPrChange w:id="43" w:author="Konstantinos Chatzis" w:date="2021-02-28T22:49:00Z">
            <w:rPr/>
          </w:rPrChange>
        </w:rPr>
        <w:t xml:space="preserve"> </w:t>
      </w:r>
      <w:r w:rsidR="00CE0F4A">
        <w:rPr>
          <w:lang w:val="el-GR"/>
        </w:rPr>
        <w:t xml:space="preserve">στη </w:t>
      </w:r>
      <w:r w:rsidR="00CE0F4A">
        <w:t>Global</w:t>
      </w:r>
      <w:r w:rsidR="00CE0F4A" w:rsidRPr="00CE0F4A">
        <w:rPr>
          <w:lang w:val="el-GR"/>
          <w:rPrChange w:id="44" w:author="Konstantinos Chatzis" w:date="2021-02-28T22:49:00Z">
            <w:rPr/>
          </w:rPrChange>
        </w:rPr>
        <w:t xml:space="preserve"> </w:t>
      </w:r>
      <w:r w:rsidR="00CE0F4A">
        <w:t>Memory</w:t>
      </w:r>
      <w:r w:rsidR="00CE0F4A">
        <w:rPr>
          <w:lang w:val="el-GR"/>
        </w:rPr>
        <w:t>)</w:t>
      </w:r>
      <w:r w:rsidR="0060654B">
        <w:rPr>
          <w:lang w:val="el-GR"/>
        </w:rPr>
        <w:t xml:space="preserve">, και </w:t>
      </w:r>
      <w:r w:rsidR="003F1A59">
        <w:rPr>
          <w:lang w:val="el-GR"/>
        </w:rPr>
        <w:t xml:space="preserve">ένα ακόμα </w:t>
      </w:r>
      <w:r w:rsidR="003F1A59">
        <w:t>Patch</w:t>
      </w:r>
      <w:r w:rsidR="003F1A59" w:rsidRPr="003F1A59">
        <w:rPr>
          <w:lang w:val="el-GR"/>
          <w:rPrChange w:id="45" w:author="Konstantinos Chatzis" w:date="2021-02-28T21:28:00Z">
            <w:rPr/>
          </w:rPrChange>
        </w:rPr>
        <w:t xml:space="preserve"> </w:t>
      </w:r>
      <w:r w:rsidR="003F1A59">
        <w:rPr>
          <w:lang w:val="el-GR"/>
        </w:rPr>
        <w:t>άδειο. Στο δεύτερο γίνονται</w:t>
      </w:r>
      <w:r>
        <w:rPr>
          <w:lang w:val="el-GR"/>
        </w:rPr>
        <w:t xml:space="preserve"> </w:t>
      </w:r>
      <w:r w:rsidR="003F1A59">
        <w:rPr>
          <w:lang w:val="el-GR"/>
        </w:rPr>
        <w:t xml:space="preserve">διαδοχικές προσθέσεις </w:t>
      </w:r>
      <w:r>
        <w:t>Pixel</w:t>
      </w:r>
      <w:r w:rsidRPr="004565D0">
        <w:rPr>
          <w:lang w:val="el-GR"/>
          <w:rPrChange w:id="46" w:author="Konstantinos Chatzis" w:date="2021-02-28T21:30:00Z">
            <w:rPr/>
          </w:rPrChange>
        </w:rPr>
        <w:t xml:space="preserve">, </w:t>
      </w:r>
      <w:r>
        <w:rPr>
          <w:lang w:val="el-GR"/>
        </w:rPr>
        <w:t xml:space="preserve">ανάλογα της απόστασης που έχει το εκάστοτε </w:t>
      </w:r>
      <w:r>
        <w:t>Patch</w:t>
      </w:r>
      <w:r>
        <w:rPr>
          <w:lang w:val="el-GR"/>
        </w:rPr>
        <w:t xml:space="preserve"> με το οποίο γίνεται σύγκριση. Στο τέλος, το σύνολο των βαρών που υπολογίστηκαν, διαιρείται από όλα τα </w:t>
      </w:r>
      <w:r>
        <w:t>Pixel</w:t>
      </w:r>
      <w:r w:rsidRPr="004565D0">
        <w:rPr>
          <w:lang w:val="el-GR"/>
          <w:rPrChange w:id="47" w:author="Konstantinos Chatzis" w:date="2021-02-28T21:31:00Z">
            <w:rPr/>
          </w:rPrChange>
        </w:rPr>
        <w:t xml:space="preserve"> </w:t>
      </w:r>
      <w:r>
        <w:rPr>
          <w:lang w:val="el-GR"/>
        </w:rPr>
        <w:t xml:space="preserve">του τελικού </w:t>
      </w:r>
      <w:r>
        <w:t>Patch</w:t>
      </w:r>
      <w:r>
        <w:rPr>
          <w:lang w:val="el-GR"/>
        </w:rPr>
        <w:t xml:space="preserve">, και αυτό εκχωρείται πίσω στην </w:t>
      </w:r>
      <w:r>
        <w:t>Global</w:t>
      </w:r>
      <w:r w:rsidRPr="004565D0">
        <w:rPr>
          <w:lang w:val="el-GR"/>
          <w:rPrChange w:id="48" w:author="Konstantinos Chatzis" w:date="2021-02-28T21:32:00Z">
            <w:rPr/>
          </w:rPrChange>
        </w:rPr>
        <w:t xml:space="preserve"> </w:t>
      </w:r>
      <w:r>
        <w:t>Memory</w:t>
      </w:r>
      <w:r w:rsidR="007A4F69">
        <w:rPr>
          <w:lang w:val="el-GR"/>
        </w:rPr>
        <w:t xml:space="preserve"> για να εξαχθεί ως εικόνα.</w:t>
      </w:r>
    </w:p>
    <w:p w14:paraId="5628F794" w14:textId="574BB793" w:rsidR="005A0535" w:rsidRPr="005A0535" w:rsidRDefault="005A0535" w:rsidP="005A0535">
      <w:pPr>
        <w:spacing w:line="240" w:lineRule="auto"/>
        <w:jc w:val="both"/>
        <w:rPr>
          <w:sz w:val="18"/>
          <w:szCs w:val="18"/>
          <w:lang w:val="el-GR"/>
          <w:rPrChange w:id="49" w:author="Konstantinos Chatzis" w:date="2021-02-28T23:00:00Z">
            <w:rPr>
              <w:lang w:val="el-GR"/>
            </w:rPr>
          </w:rPrChange>
        </w:rPr>
        <w:pPrChange w:id="50" w:author="Konstantinos Chatzis" w:date="2021-02-28T23:01:00Z">
          <w:pPr/>
        </w:pPrChange>
      </w:pPr>
      <w:r>
        <w:rPr>
          <w:lang w:val="el-GR"/>
        </w:rPr>
        <w:tab/>
        <w:t>*</w:t>
      </w:r>
      <w:r w:rsidRPr="005A0535">
        <w:rPr>
          <w:sz w:val="18"/>
          <w:szCs w:val="18"/>
          <w:lang w:val="el-GR"/>
          <w:rPrChange w:id="51" w:author="Konstantinos Chatzis" w:date="2021-02-28T23:00:00Z">
            <w:rPr>
              <w:lang w:val="el-GR"/>
            </w:rPr>
          </w:rPrChange>
        </w:rPr>
        <w:t xml:space="preserve">Για τη βελτίωση της απόδοσης, έγινε χρήση συναρτήσεων της </w:t>
      </w:r>
      <w:r w:rsidRPr="005A0535">
        <w:rPr>
          <w:sz w:val="18"/>
          <w:szCs w:val="18"/>
          <w:rPrChange w:id="52" w:author="Konstantinos Chatzis" w:date="2021-02-28T23:00:00Z">
            <w:rPr/>
          </w:rPrChange>
        </w:rPr>
        <w:t>CUDA</w:t>
      </w:r>
      <w:r w:rsidRPr="005A0535">
        <w:rPr>
          <w:sz w:val="18"/>
          <w:szCs w:val="18"/>
          <w:lang w:val="el-GR"/>
          <w:rPrChange w:id="53" w:author="Konstantinos Chatzis" w:date="2021-02-28T23:00:00Z">
            <w:rPr>
              <w:lang w:val="el-GR"/>
            </w:rPr>
          </w:rPrChange>
        </w:rPr>
        <w:t xml:space="preserve"> ( </w:t>
      </w:r>
      <w:r w:rsidRPr="005A0535">
        <w:rPr>
          <w:sz w:val="18"/>
          <w:szCs w:val="18"/>
          <w:lang w:val="el-GR"/>
          <w:rPrChange w:id="54" w:author="Konstantinos Chatzis" w:date="2021-02-28T23:00:00Z">
            <w:rPr/>
          </w:rPrChange>
        </w:rPr>
        <w:t>__</w:t>
      </w:r>
      <w:proofErr w:type="spellStart"/>
      <w:r w:rsidRPr="005A0535">
        <w:rPr>
          <w:sz w:val="18"/>
          <w:szCs w:val="18"/>
          <w:rPrChange w:id="55" w:author="Konstantinos Chatzis" w:date="2021-02-28T23:00:00Z">
            <w:rPr/>
          </w:rPrChange>
        </w:rPr>
        <w:t>expf</w:t>
      </w:r>
      <w:proofErr w:type="spellEnd"/>
      <w:r w:rsidRPr="005A0535">
        <w:rPr>
          <w:sz w:val="18"/>
          <w:szCs w:val="18"/>
          <w:lang w:val="el-GR"/>
          <w:rPrChange w:id="56" w:author="Konstantinos Chatzis" w:date="2021-02-28T23:00:00Z">
            <w:rPr/>
          </w:rPrChange>
        </w:rPr>
        <w:t>, __</w:t>
      </w:r>
      <w:proofErr w:type="spellStart"/>
      <w:r w:rsidRPr="005A0535">
        <w:rPr>
          <w:sz w:val="18"/>
          <w:szCs w:val="18"/>
          <w:rPrChange w:id="57" w:author="Konstantinos Chatzis" w:date="2021-02-28T23:00:00Z">
            <w:rPr/>
          </w:rPrChange>
        </w:rPr>
        <w:t>fdiv</w:t>
      </w:r>
      <w:proofErr w:type="spellEnd"/>
      <w:r w:rsidRPr="005A0535">
        <w:rPr>
          <w:sz w:val="18"/>
          <w:szCs w:val="18"/>
          <w:lang w:val="el-GR"/>
          <w:rPrChange w:id="58" w:author="Konstantinos Chatzis" w:date="2021-02-28T23:00:00Z">
            <w:rPr/>
          </w:rPrChange>
        </w:rPr>
        <w:t>_</w:t>
      </w:r>
      <w:proofErr w:type="spellStart"/>
      <w:r w:rsidRPr="005A0535">
        <w:rPr>
          <w:sz w:val="18"/>
          <w:szCs w:val="18"/>
          <w:rPrChange w:id="59" w:author="Konstantinos Chatzis" w:date="2021-02-28T23:00:00Z">
            <w:rPr/>
          </w:rPrChange>
        </w:rPr>
        <w:t>rn</w:t>
      </w:r>
      <w:proofErr w:type="spellEnd"/>
      <w:r w:rsidRPr="005A0535">
        <w:rPr>
          <w:sz w:val="18"/>
          <w:szCs w:val="18"/>
          <w:lang w:val="el-GR"/>
          <w:rPrChange w:id="60" w:author="Konstantinos Chatzis" w:date="2021-02-28T23:00:00Z">
            <w:rPr/>
          </w:rPrChange>
        </w:rPr>
        <w:t xml:space="preserve"> </w:t>
      </w:r>
      <w:r w:rsidRPr="005A0535">
        <w:rPr>
          <w:sz w:val="18"/>
          <w:szCs w:val="18"/>
          <w:lang w:val="el-GR"/>
          <w:rPrChange w:id="61" w:author="Konstantinos Chatzis" w:date="2021-02-28T23:00:00Z">
            <w:rPr>
              <w:lang w:val="el-GR"/>
            </w:rPr>
          </w:rPrChange>
        </w:rPr>
        <w:t xml:space="preserve">κτλ.) που κάνουν ταχύτερους υπολογισμούς σε </w:t>
      </w:r>
      <w:r w:rsidRPr="005A0535">
        <w:rPr>
          <w:sz w:val="18"/>
          <w:szCs w:val="18"/>
          <w:rPrChange w:id="62" w:author="Konstantinos Chatzis" w:date="2021-02-28T23:00:00Z">
            <w:rPr/>
          </w:rPrChange>
        </w:rPr>
        <w:t>Floating</w:t>
      </w:r>
      <w:r w:rsidRPr="005A0535">
        <w:rPr>
          <w:sz w:val="18"/>
          <w:szCs w:val="18"/>
          <w:lang w:val="el-GR"/>
          <w:rPrChange w:id="63" w:author="Konstantinos Chatzis" w:date="2021-02-28T23:00:00Z">
            <w:rPr/>
          </w:rPrChange>
        </w:rPr>
        <w:t xml:space="preserve"> </w:t>
      </w:r>
      <w:r w:rsidRPr="005A0535">
        <w:rPr>
          <w:sz w:val="18"/>
          <w:szCs w:val="18"/>
          <w:rPrChange w:id="64" w:author="Konstantinos Chatzis" w:date="2021-02-28T23:00:00Z">
            <w:rPr/>
          </w:rPrChange>
        </w:rPr>
        <w:t>Point</w:t>
      </w:r>
      <w:r w:rsidRPr="005A0535">
        <w:rPr>
          <w:sz w:val="18"/>
          <w:szCs w:val="18"/>
          <w:lang w:val="el-GR"/>
          <w:rPrChange w:id="65" w:author="Konstantinos Chatzis" w:date="2021-02-28T23:00:00Z">
            <w:rPr/>
          </w:rPrChange>
        </w:rPr>
        <w:t xml:space="preserve"> </w:t>
      </w:r>
      <w:r w:rsidRPr="005A0535">
        <w:rPr>
          <w:sz w:val="18"/>
          <w:szCs w:val="18"/>
          <w:lang w:val="el-GR"/>
          <w:rPrChange w:id="66" w:author="Konstantinos Chatzis" w:date="2021-02-28T23:00:00Z">
            <w:rPr>
              <w:lang w:val="el-GR"/>
            </w:rPr>
          </w:rPrChange>
        </w:rPr>
        <w:t xml:space="preserve">μεγέθη μονής ακρίβειας, με το </w:t>
      </w:r>
      <w:r>
        <w:rPr>
          <w:sz w:val="18"/>
          <w:szCs w:val="18"/>
          <w:lang w:val="el-GR"/>
        </w:rPr>
        <w:t>μειονέκτημα των μεγαλύτερων σφαλμάτων</w:t>
      </w:r>
      <w:r w:rsidRPr="005A0535">
        <w:rPr>
          <w:sz w:val="18"/>
          <w:szCs w:val="18"/>
          <w:lang w:val="el-GR"/>
          <w:rPrChange w:id="67" w:author="Konstantinos Chatzis" w:date="2021-02-28T23:00:00Z">
            <w:rPr>
              <w:lang w:val="el-GR"/>
            </w:rPr>
          </w:rPrChange>
        </w:rPr>
        <w:t xml:space="preserve">. </w:t>
      </w:r>
    </w:p>
    <w:p w14:paraId="746519EC" w14:textId="1B1D0CDD" w:rsidR="00571B09" w:rsidRDefault="00571B09" w:rsidP="00571B09">
      <w:pPr>
        <w:pStyle w:val="Heading2"/>
        <w:rPr>
          <w:lang w:val="el-GR"/>
        </w:rPr>
      </w:pPr>
      <w:r>
        <w:rPr>
          <w:lang w:val="el-GR"/>
        </w:rPr>
        <w:t>Απόδοση</w:t>
      </w:r>
    </w:p>
    <w:p w14:paraId="30A5DCD9" w14:textId="4CC11453" w:rsidR="00571B09" w:rsidRDefault="004565D0" w:rsidP="0076466B">
      <w:pPr>
        <w:ind w:firstLine="720"/>
        <w:jc w:val="both"/>
        <w:rPr>
          <w:lang w:val="el-GR"/>
        </w:rPr>
        <w:pPrChange w:id="68" w:author="Konstantinos Chatzis" w:date="2021-02-28T20:50:00Z">
          <w:pPr>
            <w:ind w:firstLine="720"/>
          </w:pPr>
        </w:pPrChange>
      </w:pPr>
      <w:r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6D2870B6" wp14:editId="69349763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3694430" cy="2282825"/>
            <wp:effectExtent l="0" t="0" r="127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66B">
        <w:rPr>
          <w:lang w:val="el-GR"/>
        </w:rPr>
        <w:t xml:space="preserve">Από τα </w:t>
      </w:r>
      <w:r w:rsidR="007A4F69">
        <w:rPr>
          <w:lang w:val="el-GR"/>
        </w:rPr>
        <w:t>πρώτα</w:t>
      </w:r>
      <w:r w:rsidR="0076466B">
        <w:rPr>
          <w:lang w:val="el-GR"/>
        </w:rPr>
        <w:t xml:space="preserve"> δυο διαγράμματα φαίνεται ότι ο αλγόριθμος κοστίζει </w:t>
      </w:r>
      <w:r w:rsidR="005A0535">
        <w:rPr>
          <w:lang w:val="el-GR"/>
        </w:rPr>
        <w:t xml:space="preserve">χρονικά </w:t>
      </w:r>
      <w:r w:rsidR="0076466B">
        <w:rPr>
          <w:lang w:val="el-GR"/>
        </w:rPr>
        <w:t xml:space="preserve">αρκετά (σε αντίθεση με άλλα φίλτρα, όπως αυτό του </w:t>
      </w:r>
      <w:proofErr w:type="spellStart"/>
      <w:r w:rsidR="0076466B">
        <w:t>kNN</w:t>
      </w:r>
      <w:proofErr w:type="spellEnd"/>
      <w:r w:rsidR="0076466B">
        <w:rPr>
          <w:lang w:val="el-GR"/>
        </w:rPr>
        <w:t xml:space="preserve">, ή σε σχέση με τις βελτιωμένες εκδόσεις του </w:t>
      </w:r>
      <w:r w:rsidR="0076466B">
        <w:t>NLM</w:t>
      </w:r>
      <w:r w:rsidR="00C00976">
        <w:rPr>
          <w:lang w:val="el-GR"/>
        </w:rPr>
        <w:t xml:space="preserve"> που </w:t>
      </w:r>
      <w:proofErr w:type="spellStart"/>
      <w:r w:rsidR="00C00976">
        <w:rPr>
          <w:lang w:val="el-GR"/>
        </w:rPr>
        <w:t>συζητώνται</w:t>
      </w:r>
      <w:proofErr w:type="spellEnd"/>
      <w:r w:rsidR="00C00976">
        <w:rPr>
          <w:lang w:val="el-GR"/>
        </w:rPr>
        <w:t xml:space="preserve"> στο τέλος</w:t>
      </w:r>
      <w:r w:rsidR="0076466B">
        <w:rPr>
          <w:lang w:val="el-GR"/>
        </w:rPr>
        <w:t>)</w:t>
      </w:r>
      <w:r w:rsidR="0076466B" w:rsidRPr="0076466B">
        <w:rPr>
          <w:lang w:val="el-GR"/>
          <w:rPrChange w:id="69" w:author="Konstantinos Chatzis" w:date="2021-02-28T20:45:00Z">
            <w:rPr/>
          </w:rPrChange>
        </w:rPr>
        <w:t xml:space="preserve">, </w:t>
      </w:r>
      <w:r w:rsidR="0076466B">
        <w:rPr>
          <w:lang w:val="el-GR"/>
        </w:rPr>
        <w:t xml:space="preserve">καθώς </w:t>
      </w:r>
      <w:r w:rsidR="007A4F69">
        <w:rPr>
          <w:lang w:val="el-GR"/>
        </w:rPr>
        <w:t>σε</w:t>
      </w:r>
      <w:r w:rsidR="0076466B">
        <w:rPr>
          <w:lang w:val="el-GR"/>
        </w:rPr>
        <w:t xml:space="preserve"> μια μικρή εικόνα, στα</w:t>
      </w:r>
      <w:r w:rsidR="007A4F69">
        <w:rPr>
          <w:lang w:val="el-GR"/>
        </w:rPr>
        <w:t xml:space="preserve"> </w:t>
      </w:r>
      <w:r w:rsidR="0076466B">
        <w:rPr>
          <w:lang w:val="el-GR"/>
        </w:rPr>
        <w:t>256</w:t>
      </w:r>
      <w:r w:rsidR="0076466B">
        <w:t>x</w:t>
      </w:r>
      <w:r w:rsidR="0076466B">
        <w:rPr>
          <w:lang w:val="el-GR"/>
        </w:rPr>
        <w:t xml:space="preserve">256 </w:t>
      </w:r>
      <w:r w:rsidR="0076466B">
        <w:t>pixel</w:t>
      </w:r>
      <w:r w:rsidR="0076466B" w:rsidRPr="0076466B">
        <w:rPr>
          <w:lang w:val="el-GR"/>
          <w:rPrChange w:id="70" w:author="Konstantinos Chatzis" w:date="2021-02-28T20:45:00Z">
            <w:rPr/>
          </w:rPrChange>
        </w:rPr>
        <w:t xml:space="preserve">, </w:t>
      </w:r>
      <w:r w:rsidR="0076466B">
        <w:rPr>
          <w:lang w:val="el-GR"/>
        </w:rPr>
        <w:t>απαιτούνται περίπου 25 δευτερόλεπτα για την αποθορυβοποίησή της.</w:t>
      </w:r>
    </w:p>
    <w:p w14:paraId="3DE984DD" w14:textId="2548FF37" w:rsidR="0076466B" w:rsidRPr="00F1626B" w:rsidRDefault="0076466B" w:rsidP="0076466B">
      <w:pPr>
        <w:ind w:firstLine="720"/>
        <w:jc w:val="both"/>
        <w:rPr>
          <w:lang w:val="el-GR"/>
        </w:rPr>
      </w:pPr>
      <w:r>
        <w:rPr>
          <w:lang w:val="el-GR"/>
        </w:rPr>
        <w:t xml:space="preserve">Οι δοκιμές που παρουσιάζονται, καθώς και η παραγωγή των εικόνων, έγιναν σε κάρτα γραφικών </w:t>
      </w:r>
      <w:r>
        <w:t>GTX</w:t>
      </w:r>
      <w:r w:rsidRPr="0076466B">
        <w:rPr>
          <w:lang w:val="el-GR"/>
          <w:rPrChange w:id="71" w:author="Konstantinos Chatzis" w:date="2021-02-28T20:49:00Z">
            <w:rPr/>
          </w:rPrChange>
        </w:rPr>
        <w:t xml:space="preserve"> 1650, </w:t>
      </w:r>
      <w:r>
        <w:rPr>
          <w:lang w:val="el-GR"/>
        </w:rPr>
        <w:t xml:space="preserve">η οποία παρέχει </w:t>
      </w:r>
      <w:r w:rsidRPr="0076466B">
        <w:rPr>
          <w:lang w:val="el-GR"/>
          <w:rPrChange w:id="72" w:author="Konstantinos Chatzis" w:date="2021-02-28T20:50:00Z">
            <w:rPr/>
          </w:rPrChange>
        </w:rPr>
        <w:t xml:space="preserve">4 </w:t>
      </w:r>
      <w:r>
        <w:t>GB</w:t>
      </w:r>
      <w:r w:rsidRPr="0076466B">
        <w:rPr>
          <w:lang w:val="el-GR"/>
          <w:rPrChange w:id="73" w:author="Konstantinos Chatzis" w:date="2021-02-28T20:50:00Z">
            <w:rPr/>
          </w:rPrChange>
        </w:rPr>
        <w:t xml:space="preserve"> </w:t>
      </w:r>
      <w:r>
        <w:t>Global</w:t>
      </w:r>
      <w:r w:rsidRPr="0076466B">
        <w:rPr>
          <w:lang w:val="el-GR"/>
          <w:rPrChange w:id="74" w:author="Konstantinos Chatzis" w:date="2021-02-28T20:50:00Z">
            <w:rPr/>
          </w:rPrChange>
        </w:rPr>
        <w:t xml:space="preserve"> </w:t>
      </w:r>
      <w:r>
        <w:t>Memory</w:t>
      </w:r>
      <w:r>
        <w:rPr>
          <w:lang w:val="el-GR"/>
        </w:rPr>
        <w:t xml:space="preserve">, και </w:t>
      </w:r>
      <w:r w:rsidRPr="0076466B">
        <w:rPr>
          <w:lang w:val="el-GR"/>
          <w:rPrChange w:id="75" w:author="Konstantinos Chatzis" w:date="2021-02-28T20:50:00Z">
            <w:rPr/>
          </w:rPrChange>
        </w:rPr>
        <w:t xml:space="preserve">1 </w:t>
      </w:r>
      <w:r>
        <w:t>MB</w:t>
      </w:r>
      <w:r w:rsidRPr="0076466B">
        <w:rPr>
          <w:lang w:val="el-GR"/>
          <w:rPrChange w:id="76" w:author="Konstantinos Chatzis" w:date="2021-02-28T20:50:00Z">
            <w:rPr/>
          </w:rPrChange>
        </w:rPr>
        <w:t xml:space="preserve"> </w:t>
      </w:r>
      <w:r>
        <w:t>Shared</w:t>
      </w:r>
      <w:r w:rsidRPr="0076466B">
        <w:rPr>
          <w:lang w:val="el-GR"/>
          <w:rPrChange w:id="77" w:author="Konstantinos Chatzis" w:date="2021-02-28T20:50:00Z">
            <w:rPr/>
          </w:rPrChange>
        </w:rPr>
        <w:t xml:space="preserve"> </w:t>
      </w:r>
      <w:r>
        <w:t>Memory</w:t>
      </w:r>
      <w:r w:rsidR="007A4F69">
        <w:rPr>
          <w:lang w:val="el-GR"/>
        </w:rPr>
        <w:t xml:space="preserve"> (48</w:t>
      </w:r>
      <w:r w:rsidR="007A4F69">
        <w:t>KB</w:t>
      </w:r>
      <w:r w:rsidR="007A4F69" w:rsidRPr="007A4F69">
        <w:rPr>
          <w:lang w:val="el-GR"/>
          <w:rPrChange w:id="78" w:author="Konstantinos Chatzis" w:date="2021-02-28T22:35:00Z">
            <w:rPr/>
          </w:rPrChange>
        </w:rPr>
        <w:t xml:space="preserve"> </w:t>
      </w:r>
      <w:r w:rsidR="007A4F69">
        <w:rPr>
          <w:lang w:val="el-GR"/>
        </w:rPr>
        <w:t xml:space="preserve">ανά </w:t>
      </w:r>
      <w:r w:rsidR="007A4F69">
        <w:t>Thread</w:t>
      </w:r>
      <w:r w:rsidR="007A4F69" w:rsidRPr="007A4F69">
        <w:rPr>
          <w:lang w:val="el-GR"/>
          <w:rPrChange w:id="79" w:author="Konstantinos Chatzis" w:date="2021-02-28T22:35:00Z">
            <w:rPr/>
          </w:rPrChange>
        </w:rPr>
        <w:t xml:space="preserve"> </w:t>
      </w:r>
      <w:r w:rsidR="007A4F69">
        <w:t>Block</w:t>
      </w:r>
      <w:r w:rsidR="007A4F69">
        <w:rPr>
          <w:lang w:val="el-GR"/>
        </w:rPr>
        <w:t>)</w:t>
      </w:r>
      <w:r w:rsidR="00C00976">
        <w:rPr>
          <w:lang w:val="el-GR"/>
        </w:rPr>
        <w:t>. Ο</w:t>
      </w:r>
      <w:r w:rsidR="00406DEE">
        <w:rPr>
          <w:lang w:val="el-GR"/>
        </w:rPr>
        <w:t xml:space="preserve"> κώδικας γράφτηκε με σκοπό την καλύτερη απόδοση στα χαρακτηριστικά της συγκεκριμένης </w:t>
      </w:r>
      <w:r w:rsidR="00406DEE">
        <w:t>GPU</w:t>
      </w:r>
      <w:r w:rsidR="00C00976">
        <w:rPr>
          <w:lang w:val="el-GR"/>
        </w:rPr>
        <w:t xml:space="preserve">, και ενδέχεται να μη λειτουργεί σε παλαιότερες τεχνολογίες </w:t>
      </w:r>
      <w:r w:rsidR="00C00976">
        <w:t>CUDA</w:t>
      </w:r>
      <w:r w:rsidR="00C00976" w:rsidRPr="00C00976">
        <w:rPr>
          <w:lang w:val="el-GR"/>
          <w:rPrChange w:id="80" w:author="Konstantinos Chatzis" w:date="2021-02-28T23:04:00Z">
            <w:rPr/>
          </w:rPrChange>
        </w:rPr>
        <w:t>.</w:t>
      </w:r>
    </w:p>
    <w:p w14:paraId="6FE98DF3" w14:textId="06D73E62" w:rsidR="00406DEE" w:rsidRPr="00F1626B" w:rsidRDefault="00406DEE" w:rsidP="00F1626B">
      <w:pPr>
        <w:ind w:firstLine="720"/>
        <w:jc w:val="both"/>
        <w:rPr>
          <w:lang w:val="el-GR"/>
        </w:rPr>
      </w:pPr>
      <w:r>
        <w:rPr>
          <w:lang w:val="el-GR"/>
        </w:rPr>
        <w:t xml:space="preserve">Παρατηρείται από τη διάρκεια </w:t>
      </w:r>
      <w:r w:rsidR="00EC08B7">
        <w:rPr>
          <w:lang w:val="el-GR"/>
        </w:rPr>
        <w:t>της αποθορυβοποίησης</w:t>
      </w:r>
      <w:r w:rsidR="00332E49">
        <w:rPr>
          <w:lang w:val="el-GR"/>
        </w:rPr>
        <w:t>,</w:t>
      </w:r>
      <w:r w:rsidR="00EC08B7">
        <w:rPr>
          <w:lang w:val="el-GR"/>
        </w:rPr>
        <w:t xml:space="preserve"> για </w:t>
      </w:r>
      <w:r w:rsidR="00EC08B7">
        <w:t>Patches</w:t>
      </w:r>
      <w:r w:rsidR="00EC08B7" w:rsidRPr="00EC08B7">
        <w:rPr>
          <w:lang w:val="el-GR"/>
          <w:rPrChange w:id="81" w:author="Konstantinos Chatzis" w:date="2021-02-28T20:54:00Z">
            <w:rPr/>
          </w:rPrChange>
        </w:rPr>
        <w:t xml:space="preserve"> </w:t>
      </w:r>
      <w:r w:rsidR="00EC08B7">
        <w:rPr>
          <w:lang w:val="el-GR"/>
        </w:rPr>
        <w:t xml:space="preserve">μεγέθους </w:t>
      </w:r>
      <w:r w:rsidR="00EC08B7" w:rsidRPr="00EC08B7">
        <w:rPr>
          <w:lang w:val="el-GR"/>
          <w:rPrChange w:id="82" w:author="Konstantinos Chatzis" w:date="2021-02-28T20:54:00Z">
            <w:rPr/>
          </w:rPrChange>
        </w:rPr>
        <w:t>7</w:t>
      </w:r>
      <w:r w:rsidR="00EC08B7">
        <w:t>x</w:t>
      </w:r>
      <w:r w:rsidR="00EC08B7" w:rsidRPr="00EC08B7">
        <w:rPr>
          <w:lang w:val="el-GR"/>
          <w:rPrChange w:id="83" w:author="Konstantinos Chatzis" w:date="2021-02-28T20:54:00Z">
            <w:rPr/>
          </w:rPrChange>
        </w:rPr>
        <w:t xml:space="preserve">7 </w:t>
      </w:r>
      <w:r w:rsidR="00EC08B7">
        <w:rPr>
          <w:lang w:val="el-GR"/>
        </w:rPr>
        <w:t xml:space="preserve">έναντι των μικρότερων, ότι </w:t>
      </w:r>
      <w:r w:rsidR="00332E49">
        <w:rPr>
          <w:lang w:val="el-GR"/>
        </w:rPr>
        <w:t>ένα σημαντικό μέρος της</w:t>
      </w:r>
      <w:r w:rsidR="00EC08B7">
        <w:rPr>
          <w:lang w:val="el-GR"/>
        </w:rPr>
        <w:t xml:space="preserve"> καθυστέρηση</w:t>
      </w:r>
      <w:r w:rsidR="00332E49">
        <w:rPr>
          <w:lang w:val="el-GR"/>
        </w:rPr>
        <w:t>ς</w:t>
      </w:r>
      <w:r w:rsidR="00EC08B7">
        <w:rPr>
          <w:lang w:val="el-GR"/>
        </w:rPr>
        <w:t xml:space="preserve"> που επιβαρύνει τον αλγόριθμο είναι η </w:t>
      </w:r>
      <w:r w:rsidR="00EC08B7">
        <w:rPr>
          <w:lang w:val="el-GR"/>
        </w:rPr>
        <w:lastRenderedPageBreak/>
        <w:t xml:space="preserve">χρήση της </w:t>
      </w:r>
      <w:r w:rsidR="00EC08B7">
        <w:t>Global</w:t>
      </w:r>
      <w:r w:rsidR="00332E49">
        <w:rPr>
          <w:lang w:val="el-GR"/>
        </w:rPr>
        <w:t xml:space="preserve"> </w:t>
      </w:r>
      <w:r w:rsidR="00EC08B7">
        <w:t>Memory</w:t>
      </w:r>
      <w:r w:rsidR="00EC08B7" w:rsidRPr="00EC08B7">
        <w:rPr>
          <w:lang w:val="el-GR"/>
          <w:rPrChange w:id="84" w:author="Konstantinos Chatzis" w:date="2021-02-28T20:55:00Z">
            <w:rPr/>
          </w:rPrChange>
        </w:rPr>
        <w:t xml:space="preserve"> </w:t>
      </w:r>
      <w:r w:rsidR="00EC08B7">
        <w:rPr>
          <w:lang w:val="el-GR"/>
        </w:rPr>
        <w:t xml:space="preserve">χωρίς κάποια βελτίωση της τοπολογίας </w:t>
      </w:r>
      <w:r w:rsidR="007A4F69">
        <w:rPr>
          <w:lang w:val="el-GR"/>
        </w:rPr>
        <w:t xml:space="preserve">των </w:t>
      </w:r>
      <w:r w:rsidR="007A4F69">
        <w:t>Pixel</w:t>
      </w:r>
      <w:r w:rsidR="00332E49">
        <w:rPr>
          <w:lang w:val="el-GR"/>
        </w:rPr>
        <w:t xml:space="preserve"> (καθώς κάθε </w:t>
      </w:r>
      <w:r w:rsidR="00332E49">
        <w:t>Patch</w:t>
      </w:r>
      <w:r w:rsidR="00332E49" w:rsidRPr="00332E49">
        <w:rPr>
          <w:lang w:val="el-GR"/>
          <w:rPrChange w:id="85" w:author="Konstantinos Chatzis" w:date="2021-02-28T23:09:00Z">
            <w:rPr/>
          </w:rPrChange>
        </w:rPr>
        <w:t xml:space="preserve"> </w:t>
      </w:r>
      <w:r w:rsidR="00332E49">
        <w:rPr>
          <w:lang w:val="el-GR"/>
        </w:rPr>
        <w:t xml:space="preserve">κάνει τουλάχιστον τόσα </w:t>
      </w:r>
      <w:r w:rsidR="00332E49">
        <w:t>Miss</w:t>
      </w:r>
      <w:r w:rsidR="00332E49">
        <w:rPr>
          <w:lang w:val="el-GR"/>
        </w:rPr>
        <w:t>,</w:t>
      </w:r>
      <w:r w:rsidR="00332E49" w:rsidRPr="00332E49">
        <w:rPr>
          <w:lang w:val="el-GR"/>
          <w:rPrChange w:id="86" w:author="Konstantinos Chatzis" w:date="2021-02-28T23:09:00Z">
            <w:rPr/>
          </w:rPrChange>
        </w:rPr>
        <w:t xml:space="preserve"> </w:t>
      </w:r>
      <w:r w:rsidR="00332E49">
        <w:rPr>
          <w:lang w:val="el-GR"/>
        </w:rPr>
        <w:t>όσο είναι το ύψος του)</w:t>
      </w:r>
      <w:r w:rsidR="00EC08B7">
        <w:rPr>
          <w:lang w:val="el-GR"/>
        </w:rPr>
        <w:t xml:space="preserve">. Αυτό έχει ως αποτέλεσμα, το </w:t>
      </w:r>
      <w:r w:rsidR="00EC08B7">
        <w:t>Cache</w:t>
      </w:r>
      <w:r w:rsidR="00EC08B7" w:rsidRPr="00EC08B7">
        <w:rPr>
          <w:lang w:val="el-GR"/>
          <w:rPrChange w:id="87" w:author="Konstantinos Chatzis" w:date="2021-02-28T20:57:00Z">
            <w:rPr/>
          </w:rPrChange>
        </w:rPr>
        <w:t xml:space="preserve"> </w:t>
      </w:r>
      <w:r w:rsidR="00EC08B7">
        <w:t>Miss</w:t>
      </w:r>
      <w:r w:rsidR="00EC08B7" w:rsidRPr="00EC08B7">
        <w:rPr>
          <w:lang w:val="el-GR"/>
          <w:rPrChange w:id="88" w:author="Konstantinos Chatzis" w:date="2021-02-28T20:57:00Z">
            <w:rPr/>
          </w:rPrChange>
        </w:rPr>
        <w:t xml:space="preserve"> </w:t>
      </w:r>
      <w:r w:rsidR="00EC08B7">
        <w:t>Rate</w:t>
      </w:r>
      <w:r w:rsidR="00EC08B7" w:rsidRPr="00EC08B7">
        <w:rPr>
          <w:lang w:val="el-GR"/>
          <w:rPrChange w:id="89" w:author="Konstantinos Chatzis" w:date="2021-02-28T20:56:00Z">
            <w:rPr/>
          </w:rPrChange>
        </w:rPr>
        <w:t xml:space="preserve"> </w:t>
      </w:r>
      <w:r w:rsidR="00EC08B7">
        <w:rPr>
          <w:lang w:val="el-GR"/>
        </w:rPr>
        <w:t xml:space="preserve">να είναι μεγάλο και ο αλγόριθμος να είναι αργός. </w:t>
      </w:r>
      <w:r w:rsidR="00332E49">
        <w:rPr>
          <w:lang w:val="el-GR"/>
        </w:rPr>
        <w:t xml:space="preserve">Την ίδια στιγμή, και σε μικρότερα </w:t>
      </w:r>
      <w:r w:rsidR="00332E49">
        <w:t>Patches</w:t>
      </w:r>
      <w:r w:rsidR="00332E49" w:rsidRPr="00332E49">
        <w:rPr>
          <w:lang w:val="el-GR"/>
          <w:rPrChange w:id="90" w:author="Konstantinos Chatzis" w:date="2021-02-28T23:11:00Z">
            <w:rPr/>
          </w:rPrChange>
        </w:rPr>
        <w:t xml:space="preserve"> </w:t>
      </w:r>
      <w:r w:rsidR="00332E49">
        <w:rPr>
          <w:lang w:val="el-GR"/>
        </w:rPr>
        <w:t xml:space="preserve">υπάρχει μεγάλο </w:t>
      </w:r>
      <w:r w:rsidR="00332E49">
        <w:t>Miss</w:t>
      </w:r>
      <w:r w:rsidR="00332E49" w:rsidRPr="00332E49">
        <w:rPr>
          <w:lang w:val="el-GR"/>
          <w:rPrChange w:id="91" w:author="Konstantinos Chatzis" w:date="2021-02-28T23:11:00Z">
            <w:rPr/>
          </w:rPrChange>
        </w:rPr>
        <w:t xml:space="preserve"> </w:t>
      </w:r>
      <w:r w:rsidR="00332E49">
        <w:t>Rate</w:t>
      </w:r>
      <w:r w:rsidR="00332E49" w:rsidRPr="00332E49">
        <w:rPr>
          <w:lang w:val="el-GR"/>
          <w:rPrChange w:id="92" w:author="Konstantinos Chatzis" w:date="2021-02-28T23:11:00Z">
            <w:rPr/>
          </w:rPrChange>
        </w:rPr>
        <w:t xml:space="preserve"> (</w:t>
      </w:r>
      <w:r w:rsidR="00332E49">
        <w:rPr>
          <w:lang w:val="el-GR"/>
        </w:rPr>
        <w:t xml:space="preserve">&gt;1/5 για </w:t>
      </w:r>
      <w:r w:rsidR="00332E49" w:rsidRPr="00332E49">
        <w:rPr>
          <w:lang w:val="el-GR"/>
          <w:rPrChange w:id="93" w:author="Konstantinos Chatzis" w:date="2021-02-28T23:11:00Z">
            <w:rPr/>
          </w:rPrChange>
        </w:rPr>
        <w:t>5</w:t>
      </w:r>
      <w:r w:rsidR="00332E49">
        <w:t>x</w:t>
      </w:r>
      <w:r w:rsidR="00332E49" w:rsidRPr="00332E49">
        <w:rPr>
          <w:lang w:val="el-GR"/>
          <w:rPrChange w:id="94" w:author="Konstantinos Chatzis" w:date="2021-02-28T23:11:00Z">
            <w:rPr/>
          </w:rPrChange>
        </w:rPr>
        <w:t>5</w:t>
      </w:r>
      <w:r w:rsidR="00332E49">
        <w:rPr>
          <w:lang w:val="el-GR"/>
        </w:rPr>
        <w:t xml:space="preserve"> </w:t>
      </w:r>
      <w:r w:rsidR="00332E49">
        <w:t>Patch</w:t>
      </w:r>
      <w:r w:rsidR="00332E49" w:rsidRPr="00332E49">
        <w:rPr>
          <w:lang w:val="el-GR"/>
          <w:rPrChange w:id="95" w:author="Konstantinos Chatzis" w:date="2021-02-28T23:11:00Z">
            <w:rPr/>
          </w:rPrChange>
        </w:rPr>
        <w:t xml:space="preserve">), </w:t>
      </w:r>
      <w:proofErr w:type="spellStart"/>
      <w:r w:rsidR="00332E49">
        <w:rPr>
          <w:lang w:val="el-GR"/>
        </w:rPr>
        <w:t>εξού</w:t>
      </w:r>
      <w:proofErr w:type="spellEnd"/>
      <w:r w:rsidR="00332E49">
        <w:rPr>
          <w:lang w:val="el-GR"/>
        </w:rPr>
        <w:t xml:space="preserve"> και ο αλγόριθμος δεν είναι γρήγορος για οποιοδήποτε μέγεθος </w:t>
      </w:r>
      <w:r w:rsidR="00332E49">
        <w:t>Patch</w:t>
      </w:r>
      <w:r w:rsidR="00332E49" w:rsidRPr="00332E49">
        <w:rPr>
          <w:lang w:val="el-GR"/>
          <w:rPrChange w:id="96" w:author="Konstantinos Chatzis" w:date="2021-02-28T23:13:00Z">
            <w:rPr/>
          </w:rPrChange>
        </w:rPr>
        <w:t>.</w:t>
      </w:r>
    </w:p>
    <w:tbl>
      <w:tblPr>
        <w:tblStyle w:val="TableGrid"/>
        <w:tblpPr w:leftFromText="180" w:rightFromText="180" w:vertAnchor="text" w:horzAnchor="margin" w:tblpXSpec="right" w:tblpY="11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97" w:author="Konstantinos Chatzis" w:date="2021-02-28T23:07:00Z">
          <w:tblPr>
            <w:tblStyle w:val="TableGrid"/>
            <w:tblpPr w:leftFromText="180" w:rightFromText="180" w:vertAnchor="text" w:horzAnchor="margin" w:tblpXSpec="right" w:tblpY="823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893"/>
        <w:tblGridChange w:id="98">
          <w:tblGrid>
            <w:gridCol w:w="2893"/>
          </w:tblGrid>
        </w:tblGridChange>
      </w:tblGrid>
      <w:tr w:rsidR="00C00976" w14:paraId="350A1E2F" w14:textId="77777777" w:rsidTr="00332E49">
        <w:trPr>
          <w:trHeight w:val="1574"/>
          <w:trPrChange w:id="99" w:author="Konstantinos Chatzis" w:date="2021-02-28T23:07:00Z">
            <w:trPr>
              <w:trHeight w:val="1574"/>
            </w:trPr>
          </w:trPrChange>
        </w:trPr>
        <w:tc>
          <w:tcPr>
            <w:tcW w:w="2893" w:type="dxa"/>
            <w:tcPrChange w:id="100" w:author="Konstantinos Chatzis" w:date="2021-02-28T23:07:00Z">
              <w:tcPr>
                <w:tcW w:w="2893" w:type="dxa"/>
              </w:tcPr>
            </w:tcPrChange>
          </w:tcPr>
          <w:p w14:paraId="12DFF6C2" w14:textId="77777777" w:rsidR="00C00976" w:rsidRDefault="00C00976" w:rsidP="00332E49">
            <w:pPr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0FA42273" wp14:editId="26CA4236">
                  <wp:extent cx="1699895" cy="11449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06" t="67095" r="23784" b="2893"/>
                          <a:stretch/>
                        </pic:blipFill>
                        <pic:spPr bwMode="auto">
                          <a:xfrm>
                            <a:off x="0" y="0"/>
                            <a:ext cx="169989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976" w14:paraId="5F9E6FC0" w14:textId="77777777" w:rsidTr="00332E49">
        <w:trPr>
          <w:trHeight w:val="229"/>
          <w:trPrChange w:id="101" w:author="Konstantinos Chatzis" w:date="2021-02-28T23:07:00Z">
            <w:trPr>
              <w:trHeight w:val="229"/>
            </w:trPr>
          </w:trPrChange>
        </w:trPr>
        <w:tc>
          <w:tcPr>
            <w:tcW w:w="2893" w:type="dxa"/>
            <w:tcPrChange w:id="102" w:author="Konstantinos Chatzis" w:date="2021-02-28T23:07:00Z">
              <w:tcPr>
                <w:tcW w:w="2893" w:type="dxa"/>
              </w:tcPr>
            </w:tcPrChange>
          </w:tcPr>
          <w:p w14:paraId="6034C345" w14:textId="77777777" w:rsidR="00C00976" w:rsidRPr="00C00976" w:rsidRDefault="00C00976" w:rsidP="00332E49">
            <w:pPr>
              <w:rPr>
                <w:sz w:val="18"/>
                <w:szCs w:val="18"/>
                <w:lang w:val="el-GR"/>
                <w:rPrChange w:id="103" w:author="Konstantinos Chatzis" w:date="2021-02-28T23:07:00Z">
                  <w:rPr>
                    <w:lang w:val="el-GR"/>
                  </w:rPr>
                </w:rPrChange>
              </w:rPr>
            </w:pPr>
            <w:r w:rsidRPr="00C00976">
              <w:rPr>
                <w:sz w:val="18"/>
                <w:szCs w:val="18"/>
                <w:lang w:val="el-GR"/>
                <w:rPrChange w:id="104" w:author="Konstantinos Chatzis" w:date="2021-02-28T23:07:00Z">
                  <w:rPr>
                    <w:lang w:val="el-GR"/>
                  </w:rPr>
                </w:rPrChange>
              </w:rPr>
              <w:t xml:space="preserve">Πίνακας </w:t>
            </w:r>
            <w:r w:rsidRPr="00C00976">
              <w:rPr>
                <w:sz w:val="18"/>
                <w:szCs w:val="18"/>
                <w:rPrChange w:id="105" w:author="Konstantinos Chatzis" w:date="2021-02-28T23:07:00Z">
                  <w:rPr/>
                </w:rPrChange>
              </w:rPr>
              <w:t>Pixel</w:t>
            </w:r>
            <w:r w:rsidRPr="00C00976">
              <w:rPr>
                <w:sz w:val="18"/>
                <w:szCs w:val="18"/>
                <w:lang w:val="el-GR"/>
                <w:rPrChange w:id="106" w:author="Konstantinos Chatzis" w:date="2021-02-28T23:07:00Z">
                  <w:rPr>
                    <w:lang w:val="el-GR"/>
                  </w:rPr>
                </w:rPrChange>
              </w:rPr>
              <w:t xml:space="preserve">, όπου κόκκινο είναι ένα </w:t>
            </w:r>
            <w:r w:rsidRPr="00C00976">
              <w:rPr>
                <w:sz w:val="18"/>
                <w:szCs w:val="18"/>
                <w:rPrChange w:id="107" w:author="Konstantinos Chatzis" w:date="2021-02-28T23:07:00Z">
                  <w:rPr/>
                </w:rPrChange>
              </w:rPr>
              <w:t>Patch</w:t>
            </w:r>
            <w:r w:rsidRPr="00C00976">
              <w:rPr>
                <w:sz w:val="18"/>
                <w:szCs w:val="18"/>
                <w:lang w:val="el-GR"/>
                <w:rPrChange w:id="108" w:author="Konstantinos Chatzis" w:date="2021-02-28T23:07:00Z">
                  <w:rPr>
                    <w:lang w:val="el-GR"/>
                  </w:rPr>
                </w:rPrChange>
              </w:rPr>
              <w:t>.</w:t>
            </w:r>
          </w:p>
          <w:p w14:paraId="633411DE" w14:textId="77777777" w:rsidR="00C00976" w:rsidRPr="00F509D5" w:rsidRDefault="00C00976" w:rsidP="00332E49">
            <w:pPr>
              <w:rPr>
                <w:lang w:val="el-GR"/>
              </w:rPr>
            </w:pPr>
          </w:p>
        </w:tc>
      </w:tr>
      <w:tr w:rsidR="00C00976" w14:paraId="073C4E1A" w14:textId="77777777" w:rsidTr="00332E49">
        <w:trPr>
          <w:trHeight w:val="1541"/>
          <w:trPrChange w:id="109" w:author="Konstantinos Chatzis" w:date="2021-02-28T23:07:00Z">
            <w:trPr>
              <w:trHeight w:val="1541"/>
            </w:trPr>
          </w:trPrChange>
        </w:trPr>
        <w:tc>
          <w:tcPr>
            <w:tcW w:w="2893" w:type="dxa"/>
            <w:tcPrChange w:id="110" w:author="Konstantinos Chatzis" w:date="2021-02-28T23:07:00Z">
              <w:tcPr>
                <w:tcW w:w="2893" w:type="dxa"/>
              </w:tcPr>
            </w:tcPrChange>
          </w:tcPr>
          <w:p w14:paraId="5C320D7D" w14:textId="77777777" w:rsidR="00C00976" w:rsidRDefault="00C00976" w:rsidP="00332E49">
            <w:pPr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385AE071" wp14:editId="11612C31">
                  <wp:extent cx="1684655" cy="11201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03" t="31677" r="39213" b="38954"/>
                          <a:stretch/>
                        </pic:blipFill>
                        <pic:spPr bwMode="auto">
                          <a:xfrm>
                            <a:off x="0" y="0"/>
                            <a:ext cx="1684655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976" w14:paraId="4F266958" w14:textId="77777777" w:rsidTr="00332E49">
        <w:trPr>
          <w:trHeight w:val="229"/>
          <w:trPrChange w:id="111" w:author="Konstantinos Chatzis" w:date="2021-02-28T23:07:00Z">
            <w:trPr>
              <w:trHeight w:val="229"/>
            </w:trPr>
          </w:trPrChange>
        </w:trPr>
        <w:tc>
          <w:tcPr>
            <w:tcW w:w="2893" w:type="dxa"/>
            <w:tcPrChange w:id="112" w:author="Konstantinos Chatzis" w:date="2021-02-28T23:07:00Z">
              <w:tcPr>
                <w:tcW w:w="2893" w:type="dxa"/>
              </w:tcPr>
            </w:tcPrChange>
          </w:tcPr>
          <w:p w14:paraId="2F8CFF2F" w14:textId="7C0FB722" w:rsidR="00C00976" w:rsidRPr="00C00976" w:rsidRDefault="00C00976" w:rsidP="00332E49">
            <w:pPr>
              <w:rPr>
                <w:sz w:val="18"/>
                <w:szCs w:val="18"/>
                <w:lang w:val="el-GR"/>
                <w:rPrChange w:id="113" w:author="Konstantinos Chatzis" w:date="2021-02-28T23:07:00Z">
                  <w:rPr>
                    <w:lang w:val="el-GR"/>
                  </w:rPr>
                </w:rPrChange>
              </w:rPr>
            </w:pPr>
            <w:r w:rsidRPr="00C00976">
              <w:rPr>
                <w:sz w:val="18"/>
                <w:szCs w:val="18"/>
                <w:lang w:val="el-GR"/>
                <w:rPrChange w:id="114" w:author="Konstantinos Chatzis" w:date="2021-02-28T23:07:00Z">
                  <w:rPr>
                    <w:lang w:val="el-GR"/>
                  </w:rPr>
                </w:rPrChange>
              </w:rPr>
              <w:t xml:space="preserve">Ένας από </w:t>
            </w:r>
            <w:r w:rsidRPr="00C00976">
              <w:rPr>
                <w:sz w:val="18"/>
                <w:szCs w:val="18"/>
                <w:lang w:val="el-GR"/>
                <w:rPrChange w:id="115" w:author="Konstantinos Chatzis" w:date="2021-02-28T23:07:00Z">
                  <w:rPr>
                    <w:sz w:val="20"/>
                    <w:szCs w:val="20"/>
                    <w:lang w:val="el-GR"/>
                  </w:rPr>
                </w:rPrChange>
              </w:rPr>
              <w:t xml:space="preserve">τα αντίγραφα των </w:t>
            </w:r>
            <w:r w:rsidRPr="00C00976">
              <w:rPr>
                <w:sz w:val="18"/>
                <w:szCs w:val="18"/>
                <w:rPrChange w:id="116" w:author="Konstantinos Chatzis" w:date="2021-02-28T23:07:00Z">
                  <w:rPr/>
                </w:rPrChange>
              </w:rPr>
              <w:t>Pixel</w:t>
            </w:r>
            <w:r w:rsidRPr="00C00976">
              <w:rPr>
                <w:sz w:val="18"/>
                <w:szCs w:val="18"/>
                <w:lang w:val="el-GR"/>
                <w:rPrChange w:id="117" w:author="Konstantinos Chatzis" w:date="2021-02-28T23:07:00Z">
                  <w:rPr>
                    <w:lang w:val="el-GR"/>
                  </w:rPr>
                </w:rPrChange>
              </w:rPr>
              <w:t xml:space="preserve">, όπου κόκκινο είναι το </w:t>
            </w:r>
            <w:r w:rsidRPr="00C00976">
              <w:rPr>
                <w:sz w:val="18"/>
                <w:szCs w:val="18"/>
                <w:rPrChange w:id="118" w:author="Konstantinos Chatzis" w:date="2021-02-28T23:07:00Z">
                  <w:rPr/>
                </w:rPrChange>
              </w:rPr>
              <w:t>Patch</w:t>
            </w:r>
            <w:r w:rsidRPr="00C00976">
              <w:rPr>
                <w:sz w:val="18"/>
                <w:szCs w:val="18"/>
                <w:lang w:val="el-GR"/>
                <w:rPrChange w:id="119" w:author="Konstantinos Chatzis" w:date="2021-02-28T23:07:00Z">
                  <w:rPr>
                    <w:lang w:val="el-GR"/>
                  </w:rPr>
                </w:rPrChange>
              </w:rPr>
              <w:t xml:space="preserve"> που μεταλλάχθηκε σε διάνυσμα.</w:t>
            </w:r>
          </w:p>
        </w:tc>
      </w:tr>
    </w:tbl>
    <w:tbl>
      <w:tblPr>
        <w:tblStyle w:val="TableGridLight"/>
        <w:tblpPr w:leftFromText="180" w:rightFromText="180" w:vertAnchor="text" w:horzAnchor="margin" w:tblpY="732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"/>
        <w:gridCol w:w="3398"/>
        <w:gridCol w:w="3467"/>
        <w:gridCol w:w="3417"/>
        <w:tblGridChange w:id="120">
          <w:tblGrid>
            <w:gridCol w:w="518"/>
            <w:gridCol w:w="3398"/>
            <w:gridCol w:w="3467"/>
            <w:gridCol w:w="3417"/>
          </w:tblGrid>
        </w:tblGridChange>
      </w:tblGrid>
      <w:tr w:rsidR="00B201D3" w14:paraId="480F2558" w14:textId="77777777" w:rsidTr="00B201D3">
        <w:trPr>
          <w:cantSplit/>
          <w:trHeight w:val="1134"/>
        </w:trPr>
        <w:tc>
          <w:tcPr>
            <w:tcW w:w="240" w:type="pct"/>
            <w:textDirection w:val="btLr"/>
          </w:tcPr>
          <w:p w14:paraId="4FBAAE18" w14:textId="77777777" w:rsidR="00B201D3" w:rsidRPr="005C4324" w:rsidRDefault="00B201D3" w:rsidP="00B201D3">
            <w:pPr>
              <w:ind w:left="113" w:right="113"/>
              <w:jc w:val="center"/>
              <w:rPr>
                <w:noProof/>
                <w:sz w:val="20"/>
                <w:szCs w:val="20"/>
                <w:lang w:val="el-GR"/>
              </w:rPr>
            </w:pPr>
            <w:r>
              <w:rPr>
                <w:noProof/>
                <w:sz w:val="20"/>
                <w:szCs w:val="20"/>
                <w:lang w:val="el-GR"/>
              </w:rPr>
              <w:t>Αποθορυβοποίηση</w:t>
            </w:r>
          </w:p>
        </w:tc>
        <w:tc>
          <w:tcPr>
            <w:tcW w:w="1573" w:type="pct"/>
          </w:tcPr>
          <w:p w14:paraId="47B5BCDD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EA480F3" wp14:editId="17F3C6AB">
                  <wp:extent cx="1819656" cy="1819656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656" cy="1819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5" w:type="pct"/>
          </w:tcPr>
          <w:p w14:paraId="221B4493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E19402B" wp14:editId="29BFBEB6">
                  <wp:extent cx="1819656" cy="1819656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656" cy="1819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</w:tcPr>
          <w:p w14:paraId="0B229086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3C042728" wp14:editId="065EF79C">
                  <wp:extent cx="1819656" cy="1819656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656" cy="1819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1D3" w14:paraId="03F8FF7D" w14:textId="77777777" w:rsidTr="00B201D3">
        <w:trPr>
          <w:cantSplit/>
          <w:trHeight w:val="1134"/>
        </w:trPr>
        <w:tc>
          <w:tcPr>
            <w:tcW w:w="240" w:type="pct"/>
            <w:textDirection w:val="btLr"/>
          </w:tcPr>
          <w:p w14:paraId="08187172" w14:textId="77777777" w:rsidR="00B201D3" w:rsidRPr="00AA516E" w:rsidRDefault="00B201D3" w:rsidP="00B201D3">
            <w:pPr>
              <w:ind w:left="113" w:right="113"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el-GR"/>
              </w:rPr>
              <w:t>Διαφορά</w:t>
            </w:r>
            <w:r>
              <w:rPr>
                <w:noProof/>
                <w:sz w:val="20"/>
                <w:szCs w:val="20"/>
              </w:rPr>
              <w:t xml:space="preserve"> (Residual)</w:t>
            </w:r>
          </w:p>
          <w:p w14:paraId="2CC4D90A" w14:textId="77777777" w:rsidR="00B201D3" w:rsidRPr="005C4324" w:rsidRDefault="00B201D3" w:rsidP="00B201D3">
            <w:pPr>
              <w:ind w:left="113" w:right="113"/>
              <w:rPr>
                <w:noProof/>
                <w:sz w:val="20"/>
                <w:szCs w:val="20"/>
                <w:lang w:val="el-GR"/>
              </w:rPr>
            </w:pPr>
          </w:p>
        </w:tc>
        <w:tc>
          <w:tcPr>
            <w:tcW w:w="1573" w:type="pct"/>
          </w:tcPr>
          <w:p w14:paraId="16C71812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44DD97E" wp14:editId="399D64A1">
                  <wp:extent cx="1834739" cy="144923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55" t="7588" r="9802" b="11261"/>
                          <a:stretch/>
                        </pic:blipFill>
                        <pic:spPr bwMode="auto">
                          <a:xfrm>
                            <a:off x="0" y="0"/>
                            <a:ext cx="1834739" cy="1449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5" w:type="pct"/>
          </w:tcPr>
          <w:p w14:paraId="6EF3304B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62A549F" wp14:editId="00FD3354">
                  <wp:extent cx="1874520" cy="1481328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09" t="7659" r="9805" b="11094"/>
                          <a:stretch/>
                        </pic:blipFill>
                        <pic:spPr bwMode="auto">
                          <a:xfrm>
                            <a:off x="0" y="0"/>
                            <a:ext cx="1874520" cy="1481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</w:tcPr>
          <w:p w14:paraId="0290B193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CA6CFA5" wp14:editId="7678B445">
                  <wp:extent cx="1847088" cy="145389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12" t="7429" r="9361" b="11114"/>
                          <a:stretch/>
                        </pic:blipFill>
                        <pic:spPr bwMode="auto">
                          <a:xfrm>
                            <a:off x="0" y="0"/>
                            <a:ext cx="1847088" cy="1453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1D3" w14:paraId="636FAF49" w14:textId="77777777" w:rsidTr="00B201D3">
        <w:tc>
          <w:tcPr>
            <w:tcW w:w="240" w:type="pct"/>
          </w:tcPr>
          <w:p w14:paraId="026E22E7" w14:textId="77777777" w:rsidR="00B201D3" w:rsidRDefault="00B201D3" w:rsidP="00B201D3">
            <w:pPr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1573" w:type="pct"/>
          </w:tcPr>
          <w:p w14:paraId="563D9CC6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σ=0.15</m:t>
                </m:r>
              </m:oMath>
            </m:oMathPara>
          </w:p>
        </w:tc>
        <w:tc>
          <w:tcPr>
            <w:tcW w:w="1605" w:type="pct"/>
          </w:tcPr>
          <w:p w14:paraId="14B4309A" w14:textId="77777777" w:rsidR="00B201D3" w:rsidRDefault="00B201D3" w:rsidP="00B201D3">
            <w:pPr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σ=0.30</m:t>
                </m:r>
              </m:oMath>
            </m:oMathPara>
          </w:p>
        </w:tc>
        <w:tc>
          <w:tcPr>
            <w:tcW w:w="1582" w:type="pct"/>
          </w:tcPr>
          <w:p w14:paraId="5FB95145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σ=0.</m:t>
              </m:r>
            </m:oMath>
            <w:r>
              <w:rPr>
                <w:rFonts w:eastAsiaTheme="minorEastAsia"/>
                <w:sz w:val="20"/>
                <w:szCs w:val="20"/>
              </w:rPr>
              <w:t>40</w:t>
            </w:r>
          </w:p>
        </w:tc>
      </w:tr>
    </w:tbl>
    <w:p w14:paraId="49917CD0" w14:textId="0FA8C3C7" w:rsidR="0076466B" w:rsidRDefault="00B201D3" w:rsidP="0019177E">
      <w:pPr>
        <w:ind w:firstLine="720"/>
        <w:jc w:val="both"/>
        <w:rPr>
          <w:lang w:val="el-GR"/>
        </w:rPr>
      </w:pPr>
      <w:r>
        <w:rPr>
          <w:lang w:val="el-GR"/>
        </w:rPr>
        <w:t xml:space="preserve"> </w:t>
      </w:r>
      <w:r w:rsidR="00EC08B7">
        <w:rPr>
          <w:lang w:val="el-GR"/>
        </w:rPr>
        <w:t>Μια πιθανή βελτίωση που θα μπορούσε να προταθεί</w:t>
      </w:r>
      <w:r w:rsidR="00485B28">
        <w:rPr>
          <w:lang w:val="el-GR"/>
        </w:rPr>
        <w:t xml:space="preserve"> για μικρές εικόνες</w:t>
      </w:r>
      <w:r w:rsidR="00EC08B7">
        <w:rPr>
          <w:lang w:val="el-GR"/>
        </w:rPr>
        <w:t>, είναι η</w:t>
      </w:r>
      <w:r w:rsidR="001D1767">
        <w:rPr>
          <w:lang w:val="el-GR"/>
        </w:rPr>
        <w:t xml:space="preserve"> δημιουργία </w:t>
      </w:r>
      <w:r w:rsidR="00D974A5">
        <w:rPr>
          <w:lang w:val="el-GR"/>
        </w:rPr>
        <w:t xml:space="preserve">μετατοπισμένων </w:t>
      </w:r>
      <w:r w:rsidR="001D1767">
        <w:rPr>
          <w:lang w:val="el-GR"/>
        </w:rPr>
        <w:t>αντιγράφων της εικόνας στη μνήμ</w:t>
      </w:r>
      <w:r w:rsidR="00D974A5">
        <w:rPr>
          <w:lang w:val="el-GR"/>
        </w:rPr>
        <w:t>η</w:t>
      </w:r>
      <w:r w:rsidR="001D1767">
        <w:rPr>
          <w:lang w:val="el-GR"/>
        </w:rPr>
        <w:t xml:space="preserve">, όσων και το </w:t>
      </w:r>
      <w:r w:rsidR="008857BE">
        <w:rPr>
          <w:lang w:val="el-GR"/>
        </w:rPr>
        <w:t xml:space="preserve">πλάτος των </w:t>
      </w:r>
      <w:r w:rsidR="008857BE">
        <w:t>Patch</w:t>
      </w:r>
      <w:r w:rsidR="008857BE" w:rsidRPr="008857BE">
        <w:rPr>
          <w:lang w:val="el-GR"/>
          <w:rPrChange w:id="121" w:author="Konstantinos Chatzis" w:date="2021-02-28T21:01:00Z">
            <w:rPr/>
          </w:rPrChange>
        </w:rPr>
        <w:t xml:space="preserve">, </w:t>
      </w:r>
      <w:r w:rsidR="008857BE">
        <w:rPr>
          <w:lang w:val="el-GR"/>
        </w:rPr>
        <w:t xml:space="preserve">και η μεταφορά των διαφορετικών σειρών </w:t>
      </w:r>
      <w:r w:rsidR="00D974A5">
        <w:rPr>
          <w:lang w:val="el-GR"/>
        </w:rPr>
        <w:t>των</w:t>
      </w:r>
      <w:r w:rsidR="008857BE">
        <w:rPr>
          <w:lang w:val="el-GR"/>
        </w:rPr>
        <w:t xml:space="preserve"> </w:t>
      </w:r>
      <w:r w:rsidR="008857BE">
        <w:t>Patch</w:t>
      </w:r>
      <w:r w:rsidR="008857BE" w:rsidRPr="008857BE">
        <w:rPr>
          <w:lang w:val="el-GR"/>
          <w:rPrChange w:id="122" w:author="Konstantinos Chatzis" w:date="2021-02-28T21:01:00Z">
            <w:rPr/>
          </w:rPrChange>
        </w:rPr>
        <w:t xml:space="preserve"> </w:t>
      </w:r>
      <w:r w:rsidR="008857BE">
        <w:rPr>
          <w:lang w:val="el-GR"/>
        </w:rPr>
        <w:t xml:space="preserve">στην ίδια σειρά, μετατρέποντάς τα έτσι σε </w:t>
      </w:r>
      <w:r w:rsidR="008857BE" w:rsidRPr="008857BE">
        <w:rPr>
          <w:lang w:val="el-GR"/>
          <w:rPrChange w:id="123" w:author="Konstantinos Chatzis" w:date="2021-02-28T21:02:00Z">
            <w:rPr/>
          </w:rPrChange>
        </w:rPr>
        <w:t>1</w:t>
      </w:r>
      <w:r w:rsidR="008857BE">
        <w:t>D</w:t>
      </w:r>
      <w:r w:rsidR="008857BE" w:rsidRPr="008857BE">
        <w:rPr>
          <w:lang w:val="el-GR"/>
          <w:rPrChange w:id="124" w:author="Konstantinos Chatzis" w:date="2021-02-28T21:02:00Z">
            <w:rPr/>
          </w:rPrChange>
        </w:rPr>
        <w:t xml:space="preserve"> </w:t>
      </w:r>
      <w:r w:rsidR="008857BE">
        <w:rPr>
          <w:lang w:val="el-GR"/>
        </w:rPr>
        <w:t>διανύσματα</w:t>
      </w:r>
      <w:r w:rsidR="0019177E" w:rsidRPr="0019177E">
        <w:rPr>
          <w:lang w:val="el-GR"/>
          <w:rPrChange w:id="125" w:author="Konstantinos Chatzis" w:date="2021-02-28T21:36:00Z">
            <w:rPr/>
          </w:rPrChange>
        </w:rPr>
        <w:t xml:space="preserve"> (</w:t>
      </w:r>
      <w:r w:rsidR="0019177E">
        <w:rPr>
          <w:lang w:val="el-GR"/>
        </w:rPr>
        <w:t>δίνεται ένα σκιαγράφημα στα δεξιά</w:t>
      </w:r>
      <w:r w:rsidR="0019177E" w:rsidRPr="0019177E">
        <w:rPr>
          <w:lang w:val="el-GR"/>
          <w:rPrChange w:id="126" w:author="Konstantinos Chatzis" w:date="2021-02-28T21:36:00Z">
            <w:rPr/>
          </w:rPrChange>
        </w:rPr>
        <w:t>)</w:t>
      </w:r>
      <w:r w:rsidR="008857BE">
        <w:rPr>
          <w:lang w:val="el-GR"/>
        </w:rPr>
        <w:t>.</w:t>
      </w:r>
      <w:r w:rsidR="0019177E">
        <w:rPr>
          <w:lang w:val="el-GR"/>
        </w:rPr>
        <w:t xml:space="preserve"> </w:t>
      </w:r>
      <w:r w:rsidR="007A4F69">
        <w:rPr>
          <w:lang w:val="el-GR"/>
        </w:rPr>
        <w:t>Τα αντίγραφα θα δώσουν ξανά 1</w:t>
      </w:r>
      <w:r w:rsidR="007A4F69">
        <w:t>D</w:t>
      </w:r>
      <w:r w:rsidR="007A4F69" w:rsidRPr="007A4F69">
        <w:rPr>
          <w:lang w:val="el-GR"/>
          <w:rPrChange w:id="127" w:author="Konstantinos Chatzis" w:date="2021-02-28T22:37:00Z">
            <w:rPr/>
          </w:rPrChange>
        </w:rPr>
        <w:t xml:space="preserve"> </w:t>
      </w:r>
      <w:r w:rsidR="007A4F69">
        <w:rPr>
          <w:lang w:val="el-GR"/>
        </w:rPr>
        <w:t>διανύσματα, τα οποία όμως ξεκινούν</w:t>
      </w:r>
      <w:r w:rsidR="00485B28" w:rsidRPr="00485B28">
        <w:rPr>
          <w:lang w:val="el-GR"/>
          <w:rPrChange w:id="128" w:author="Konstantinos Chatzis" w:date="2021-02-28T23:15:00Z">
            <w:rPr/>
          </w:rPrChange>
        </w:rPr>
        <w:t xml:space="preserve"> </w:t>
      </w:r>
      <w:r w:rsidR="00485B28">
        <w:rPr>
          <w:lang w:val="el-GR"/>
        </w:rPr>
        <w:t>από</w:t>
      </w:r>
      <w:r w:rsidR="007A4F69">
        <w:rPr>
          <w:lang w:val="el-GR"/>
        </w:rPr>
        <w:t xml:space="preserve"> αντίστοιχες θέσεις δεξι</w:t>
      </w:r>
      <w:r w:rsidR="00485B28">
        <w:rPr>
          <w:lang w:val="el-GR"/>
        </w:rPr>
        <w:t>ότερα</w:t>
      </w:r>
      <w:r w:rsidR="007A4F69">
        <w:rPr>
          <w:lang w:val="el-GR"/>
        </w:rPr>
        <w:t xml:space="preserve"> </w:t>
      </w:r>
      <w:proofErr w:type="spellStart"/>
      <w:r w:rsidR="007A4F69">
        <w:rPr>
          <w:lang w:val="el-GR"/>
        </w:rPr>
        <w:t>κ.ο.κ.</w:t>
      </w:r>
      <w:proofErr w:type="spellEnd"/>
    </w:p>
    <w:p w14:paraId="2EFD76EC" w14:textId="1258E1D6" w:rsidR="00093060" w:rsidRPr="00B201D3" w:rsidRDefault="00093060" w:rsidP="00090734">
      <w:pPr>
        <w:jc w:val="both"/>
        <w:rPr>
          <w:sz w:val="18"/>
          <w:szCs w:val="18"/>
          <w:lang w:val="el-GR"/>
          <w:rPrChange w:id="129" w:author="Konstantinos Chatzis" w:date="2021-02-28T23:23:00Z">
            <w:rPr>
              <w:lang w:val="el-GR"/>
            </w:rPr>
          </w:rPrChange>
        </w:rPr>
        <w:pPrChange w:id="130" w:author="Konstantinos Chatzis" w:date="2021-02-28T23:27:00Z">
          <w:pPr/>
        </w:pPrChange>
      </w:pPr>
      <w:r w:rsidRPr="00B201D3">
        <w:rPr>
          <w:sz w:val="18"/>
          <w:szCs w:val="18"/>
          <w:lang w:val="el-GR"/>
          <w:rPrChange w:id="131" w:author="Konstantinos Chatzis" w:date="2021-02-28T23:23:00Z">
            <w:rPr>
              <w:lang w:val="el-GR"/>
            </w:rPr>
          </w:rPrChange>
        </w:rPr>
        <w:t xml:space="preserve">Αξίζει να σημειωθεί ότι στη </w:t>
      </w:r>
      <w:r w:rsidRPr="00B201D3">
        <w:rPr>
          <w:sz w:val="18"/>
          <w:szCs w:val="18"/>
          <w:rPrChange w:id="132" w:author="Konstantinos Chatzis" w:date="2021-02-28T23:23:00Z">
            <w:rPr/>
          </w:rPrChange>
        </w:rPr>
        <w:t>CPU</w:t>
      </w:r>
      <w:r w:rsidRPr="00B201D3">
        <w:rPr>
          <w:sz w:val="18"/>
          <w:szCs w:val="18"/>
          <w:lang w:val="el-GR"/>
          <w:rPrChange w:id="133" w:author="Konstantinos Chatzis" w:date="2021-02-28T23:23:00Z">
            <w:rPr/>
          </w:rPrChange>
        </w:rPr>
        <w:t xml:space="preserve"> </w:t>
      </w:r>
      <w:r w:rsidRPr="00B201D3">
        <w:rPr>
          <w:sz w:val="18"/>
          <w:szCs w:val="18"/>
          <w:lang w:val="el-GR"/>
          <w:rPrChange w:id="134" w:author="Konstantinos Chatzis" w:date="2021-02-28T23:23:00Z">
            <w:rPr>
              <w:lang w:val="el-GR"/>
            </w:rPr>
          </w:rPrChange>
        </w:rPr>
        <w:t xml:space="preserve">η αποθορυβοποίηση εικόνας </w:t>
      </w:r>
      <w:r w:rsidRPr="00B201D3">
        <w:rPr>
          <w:sz w:val="18"/>
          <w:szCs w:val="18"/>
          <w:lang w:val="el-GR"/>
          <w:rPrChange w:id="135" w:author="Konstantinos Chatzis" w:date="2021-02-28T23:23:00Z">
            <w:rPr/>
          </w:rPrChange>
        </w:rPr>
        <w:t>128</w:t>
      </w:r>
      <w:r w:rsidRPr="00B201D3">
        <w:rPr>
          <w:sz w:val="18"/>
          <w:szCs w:val="18"/>
          <w:rPrChange w:id="136" w:author="Konstantinos Chatzis" w:date="2021-02-28T23:23:00Z">
            <w:rPr/>
          </w:rPrChange>
        </w:rPr>
        <w:t>x</w:t>
      </w:r>
      <w:r w:rsidRPr="00B201D3">
        <w:rPr>
          <w:sz w:val="18"/>
          <w:szCs w:val="18"/>
          <w:lang w:val="el-GR"/>
          <w:rPrChange w:id="137" w:author="Konstantinos Chatzis" w:date="2021-02-28T23:23:00Z">
            <w:rPr/>
          </w:rPrChange>
        </w:rPr>
        <w:t xml:space="preserve">128 </w:t>
      </w:r>
      <w:r w:rsidRPr="00B201D3">
        <w:rPr>
          <w:sz w:val="18"/>
          <w:szCs w:val="18"/>
          <w:lang w:val="el-GR"/>
          <w:rPrChange w:id="138" w:author="Konstantinos Chatzis" w:date="2021-02-28T23:23:00Z">
            <w:rPr>
              <w:lang w:val="el-GR"/>
            </w:rPr>
          </w:rPrChange>
        </w:rPr>
        <w:t xml:space="preserve">διήρκησε </w:t>
      </w:r>
      <w:r w:rsidR="00B201D3" w:rsidRPr="00B201D3">
        <w:rPr>
          <w:sz w:val="18"/>
          <w:szCs w:val="18"/>
          <w:lang w:val="el-GR"/>
          <w:rPrChange w:id="139" w:author="Konstantinos Chatzis" w:date="2021-02-28T23:23:00Z">
            <w:rPr/>
          </w:rPrChange>
        </w:rPr>
        <w:t xml:space="preserve">252 </w:t>
      </w:r>
      <w:r w:rsidR="00B201D3" w:rsidRPr="00B201D3">
        <w:rPr>
          <w:sz w:val="18"/>
          <w:szCs w:val="18"/>
          <w:lang w:val="el-GR"/>
          <w:rPrChange w:id="140" w:author="Konstantinos Chatzis" w:date="2021-02-28T23:23:00Z">
            <w:rPr>
              <w:lang w:val="el-GR"/>
            </w:rPr>
          </w:rPrChange>
        </w:rPr>
        <w:t>δευτερόλεπτα.</w:t>
      </w:r>
    </w:p>
    <w:p w14:paraId="44790600" w14:textId="4FF3653B" w:rsidR="00571B09" w:rsidRDefault="00B201D3" w:rsidP="00571B09">
      <w:pPr>
        <w:pStyle w:val="Heading2"/>
        <w:rPr>
          <w:lang w:val="el-GR"/>
        </w:rPr>
      </w:pPr>
      <w:r>
        <w:rPr>
          <w:lang w:val="el-GR"/>
        </w:rPr>
        <w:t xml:space="preserve"> </w:t>
      </w:r>
      <w:r w:rsidR="00571B09">
        <w:rPr>
          <w:lang w:val="el-GR"/>
        </w:rPr>
        <w:t>Αποτελέσματα</w:t>
      </w:r>
    </w:p>
    <w:tbl>
      <w:tblPr>
        <w:tblStyle w:val="TableGrid"/>
        <w:tblpPr w:leftFromText="180" w:rightFromText="180" w:vertAnchor="text" w:horzAnchor="page" w:tblpX="1418" w:tblpY="1068"/>
        <w:tblW w:w="0" w:type="auto"/>
        <w:tblLook w:val="04A0" w:firstRow="1" w:lastRow="0" w:firstColumn="1" w:lastColumn="0" w:noHBand="0" w:noVBand="1"/>
      </w:tblPr>
      <w:tblGrid>
        <w:gridCol w:w="3426"/>
        <w:gridCol w:w="3426"/>
        <w:tblGridChange w:id="141">
          <w:tblGrid>
            <w:gridCol w:w="3426"/>
            <w:gridCol w:w="3426"/>
          </w:tblGrid>
        </w:tblGridChange>
      </w:tblGrid>
      <w:tr w:rsidR="00443A33" w14:paraId="04BA91F7" w14:textId="77777777" w:rsidTr="00B201D3">
        <w:trPr>
          <w:trHeight w:val="30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2536F2" w14:textId="77777777" w:rsidR="00B201D3" w:rsidRDefault="00B201D3" w:rsidP="00B201D3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231C8B38" wp14:editId="1915B697">
                  <wp:extent cx="2034935" cy="2034935"/>
                  <wp:effectExtent l="0" t="0" r="381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0844" cy="2040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B9CB57" w14:textId="77777777" w:rsidR="00B201D3" w:rsidRDefault="00B201D3" w:rsidP="00B201D3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710A9120" wp14:editId="3D6E6366">
                  <wp:extent cx="2029968" cy="2029968"/>
                  <wp:effectExtent l="0" t="0" r="889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968" cy="2029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A33" w14:paraId="7ED7426F" w14:textId="77777777" w:rsidTr="00B201D3">
        <w:trPr>
          <w:trHeight w:val="305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7E5D8B" w14:textId="77777777" w:rsidR="00B201D3" w:rsidRPr="00F467A5" w:rsidRDefault="00B201D3" w:rsidP="00B201D3">
            <w:pPr>
              <w:jc w:val="center"/>
              <w:rPr>
                <w:noProof/>
                <w:lang w:val="el-GR"/>
              </w:rPr>
            </w:pPr>
            <w:r>
              <w:rPr>
                <w:noProof/>
                <w:lang w:val="el-GR"/>
              </w:rPr>
              <w:t>Εικόνες με επιπρόσθετο θόρυβο</w:t>
            </w:r>
          </w:p>
        </w:tc>
      </w:tr>
    </w:tbl>
    <w:p w14:paraId="60EA2D3F" w14:textId="5C2373A0" w:rsidR="00571B09" w:rsidRDefault="00D905FB" w:rsidP="0019177E">
      <w:pPr>
        <w:jc w:val="both"/>
        <w:rPr>
          <w:lang w:val="el-GR"/>
        </w:rPr>
      </w:pPr>
      <w:r>
        <w:rPr>
          <w:lang w:val="el-GR"/>
        </w:rPr>
        <w:tab/>
        <w:t xml:space="preserve">Στις παρακάτω εικόνες φαίνεται </w:t>
      </w:r>
      <w:r w:rsidR="0019177E">
        <w:rPr>
          <w:lang w:val="el-GR"/>
        </w:rPr>
        <w:t xml:space="preserve">πως αν και ο αλγόριθμος είναι αρκετά ‘βαρύς’, στην πράξη </w:t>
      </w:r>
      <w:r w:rsidR="007A4F69">
        <w:rPr>
          <w:lang w:val="el-GR"/>
        </w:rPr>
        <w:t xml:space="preserve">είναι </w:t>
      </w:r>
      <w:r w:rsidR="0019177E">
        <w:rPr>
          <w:lang w:val="el-GR"/>
        </w:rPr>
        <w:t xml:space="preserve">υπέρ ικανός να </w:t>
      </w:r>
      <w:proofErr w:type="spellStart"/>
      <w:r w:rsidR="0019177E">
        <w:rPr>
          <w:lang w:val="el-GR"/>
        </w:rPr>
        <w:t>αποθορυβοποιήσει</w:t>
      </w:r>
      <w:proofErr w:type="spellEnd"/>
      <w:r w:rsidR="0019177E">
        <w:rPr>
          <w:lang w:val="el-GR"/>
        </w:rPr>
        <w:t xml:space="preserve"> μια εικόνα μικρού μεγέθους, σε λογικό χρονικό διάστημα.</w:t>
      </w:r>
    </w:p>
    <w:p w14:paraId="11D026A9" w14:textId="77777777" w:rsidR="00CE0F4A" w:rsidRDefault="00CE0F4A" w:rsidP="00F44155">
      <w:pPr>
        <w:jc w:val="both"/>
        <w:rPr>
          <w:lang w:val="el-GR"/>
        </w:rPr>
      </w:pPr>
    </w:p>
    <w:p w14:paraId="22C8195F" w14:textId="77777777" w:rsidR="00CE0F4A" w:rsidRDefault="00CE0F4A">
      <w:pPr>
        <w:rPr>
          <w:lang w:val="el-GR"/>
        </w:rPr>
      </w:pPr>
      <w:r>
        <w:rPr>
          <w:lang w:val="el-GR"/>
        </w:rPr>
        <w:br w:type="page"/>
      </w:r>
    </w:p>
    <w:tbl>
      <w:tblPr>
        <w:tblStyle w:val="TableGridLight"/>
        <w:tblpPr w:leftFromText="180" w:rightFromText="180" w:vertAnchor="page" w:horzAnchor="margin" w:tblpY="107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42" w:author="Konstantinos Chatzis" w:date="2021-02-28T22:52:00Z">
          <w:tblPr>
            <w:tblStyle w:val="TableGridLight"/>
            <w:tblpPr w:leftFromText="180" w:rightFromText="180" w:vertAnchor="page" w:horzAnchor="margin" w:tblpY="1075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3598"/>
        <w:gridCol w:w="3601"/>
        <w:gridCol w:w="3601"/>
        <w:tblGridChange w:id="143">
          <w:tblGrid>
            <w:gridCol w:w="3596"/>
            <w:gridCol w:w="3597"/>
            <w:gridCol w:w="3597"/>
          </w:tblGrid>
        </w:tblGridChange>
      </w:tblGrid>
      <w:tr w:rsidR="00CE0F4A" w14:paraId="68B1358F" w14:textId="77777777" w:rsidTr="00437D7C">
        <w:tc>
          <w:tcPr>
            <w:tcW w:w="1666" w:type="pct"/>
            <w:tcPrChange w:id="144" w:author="Konstantinos Chatzis" w:date="2021-02-28T22:52:00Z">
              <w:tcPr>
                <w:tcW w:w="1666" w:type="pct"/>
              </w:tcPr>
            </w:tcPrChange>
          </w:tcPr>
          <w:p w14:paraId="064EF0B4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1B92A447" wp14:editId="10CC5ABB">
                  <wp:extent cx="1828800" cy="1828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PrChange w:id="145" w:author="Konstantinos Chatzis" w:date="2021-02-28T22:52:00Z">
              <w:tcPr>
                <w:tcW w:w="1667" w:type="pct"/>
              </w:tcPr>
            </w:tcPrChange>
          </w:tcPr>
          <w:p w14:paraId="1D74ED0E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E4DEC44" wp14:editId="7E6DBCDF">
                  <wp:extent cx="1828800" cy="1828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PrChange w:id="146" w:author="Konstantinos Chatzis" w:date="2021-02-28T22:52:00Z">
              <w:tcPr>
                <w:tcW w:w="1667" w:type="pct"/>
              </w:tcPr>
            </w:tcPrChange>
          </w:tcPr>
          <w:p w14:paraId="29B6E663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2F3C4DA" wp14:editId="6CD3B330">
                  <wp:extent cx="1828800" cy="182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F4A" w14:paraId="008BFB2A" w14:textId="77777777" w:rsidTr="00437D7C">
        <w:tc>
          <w:tcPr>
            <w:tcW w:w="1666" w:type="pct"/>
            <w:tcPrChange w:id="147" w:author="Konstantinos Chatzis" w:date="2021-02-28T22:52:00Z">
              <w:tcPr>
                <w:tcW w:w="1666" w:type="pct"/>
              </w:tcPr>
            </w:tcPrChange>
          </w:tcPr>
          <w:p w14:paraId="7160A7BB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08E2A08" wp14:editId="38EF3678">
                  <wp:extent cx="1828800" cy="18288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PrChange w:id="148" w:author="Konstantinos Chatzis" w:date="2021-02-28T22:52:00Z">
              <w:tcPr>
                <w:tcW w:w="1667" w:type="pct"/>
              </w:tcPr>
            </w:tcPrChange>
          </w:tcPr>
          <w:p w14:paraId="240FA9A5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C0970F6" wp14:editId="213F5F44">
                  <wp:extent cx="1828800" cy="1828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PrChange w:id="149" w:author="Konstantinos Chatzis" w:date="2021-02-28T22:52:00Z">
              <w:tcPr>
                <w:tcW w:w="1667" w:type="pct"/>
              </w:tcPr>
            </w:tcPrChange>
          </w:tcPr>
          <w:p w14:paraId="07EBEA66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7367BA3" wp14:editId="2031DE14">
                  <wp:extent cx="1828800" cy="1828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F4A" w14:paraId="127B3450" w14:textId="77777777" w:rsidTr="00437D7C">
        <w:tc>
          <w:tcPr>
            <w:tcW w:w="1666" w:type="pct"/>
            <w:tcPrChange w:id="150" w:author="Konstantinos Chatzis" w:date="2021-02-28T22:52:00Z">
              <w:tcPr>
                <w:tcW w:w="1666" w:type="pct"/>
              </w:tcPr>
            </w:tcPrChange>
          </w:tcPr>
          <w:p w14:paraId="152F1EE7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σ=0.11</m:t>
                </m:r>
              </m:oMath>
            </m:oMathPara>
          </w:p>
        </w:tc>
        <w:tc>
          <w:tcPr>
            <w:tcW w:w="1667" w:type="pct"/>
            <w:tcPrChange w:id="151" w:author="Konstantinos Chatzis" w:date="2021-02-28T22:52:00Z">
              <w:tcPr>
                <w:tcW w:w="1667" w:type="pct"/>
              </w:tcPr>
            </w:tcPrChange>
          </w:tcPr>
          <w:p w14:paraId="4BC13093" w14:textId="77777777" w:rsidR="00CE0F4A" w:rsidRDefault="00CE0F4A" w:rsidP="00CE0F4A">
            <w:pPr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σ=0.12</m:t>
                </m:r>
              </m:oMath>
            </m:oMathPara>
          </w:p>
        </w:tc>
        <w:tc>
          <w:tcPr>
            <w:tcW w:w="1667" w:type="pct"/>
            <w:tcPrChange w:id="152" w:author="Konstantinos Chatzis" w:date="2021-02-28T22:52:00Z">
              <w:tcPr>
                <w:tcW w:w="1667" w:type="pct"/>
              </w:tcPr>
            </w:tcPrChange>
          </w:tcPr>
          <w:p w14:paraId="4D7166A2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σ=0.13</m:t>
                </m:r>
              </m:oMath>
            </m:oMathPara>
          </w:p>
        </w:tc>
      </w:tr>
    </w:tbl>
    <w:p w14:paraId="07790D9E" w14:textId="77777777" w:rsidR="00090734" w:rsidRDefault="00090734" w:rsidP="00B201D3">
      <w:pPr>
        <w:ind w:firstLine="720"/>
        <w:jc w:val="both"/>
        <w:rPr>
          <w:lang w:val="el-GR"/>
        </w:rPr>
      </w:pPr>
    </w:p>
    <w:p w14:paraId="4447FE1D" w14:textId="76DC9625" w:rsidR="00571B09" w:rsidRPr="00F44155" w:rsidRDefault="00F44155" w:rsidP="00B201D3">
      <w:pPr>
        <w:ind w:firstLine="720"/>
        <w:jc w:val="both"/>
        <w:rPr>
          <w:lang w:val="el-GR"/>
          <w:rPrChange w:id="153" w:author="Konstantinos Chatzis" w:date="2021-02-28T21:59:00Z">
            <w:rPr/>
          </w:rPrChange>
        </w:rPr>
        <w:pPrChange w:id="154" w:author="Konstantinos Chatzis" w:date="2021-02-28T23:25:00Z">
          <w:pPr/>
        </w:pPrChange>
      </w:pPr>
      <w:r>
        <w:rPr>
          <w:lang w:val="el-GR"/>
        </w:rPr>
        <w:t xml:space="preserve">Οι εικόνες που παρατίθενται </w:t>
      </w:r>
      <w:r w:rsidR="00D974A5">
        <w:rPr>
          <w:lang w:val="el-GR"/>
        </w:rPr>
        <w:t>παραπάνω</w:t>
      </w:r>
      <w:r>
        <w:rPr>
          <w:lang w:val="el-GR"/>
        </w:rPr>
        <w:t xml:space="preserve"> έχουν παραχθεί για </w:t>
      </w:r>
      <w:r>
        <w:t>Patch</w:t>
      </w:r>
      <w:r w:rsidRPr="00F44155">
        <w:rPr>
          <w:lang w:val="el-GR"/>
          <w:rPrChange w:id="155" w:author="Konstantinos Chatzis" w:date="2021-02-28T21:58:00Z">
            <w:rPr/>
          </w:rPrChange>
        </w:rPr>
        <w:t xml:space="preserve"> </w:t>
      </w:r>
      <w:r>
        <w:rPr>
          <w:lang w:val="el-GR"/>
        </w:rPr>
        <w:t xml:space="preserve">μεγέθους </w:t>
      </w:r>
      <w:r w:rsidRPr="00F44155">
        <w:rPr>
          <w:lang w:val="el-GR"/>
          <w:rPrChange w:id="156" w:author="Konstantinos Chatzis" w:date="2021-02-28T21:58:00Z">
            <w:rPr/>
          </w:rPrChange>
        </w:rPr>
        <w:t>5</w:t>
      </w:r>
      <w:r>
        <w:t>x</w:t>
      </w:r>
      <w:r w:rsidRPr="00F44155">
        <w:rPr>
          <w:lang w:val="el-GR"/>
          <w:rPrChange w:id="157" w:author="Konstantinos Chatzis" w:date="2021-02-28T21:58:00Z">
            <w:rPr/>
          </w:rPrChange>
        </w:rPr>
        <w:t xml:space="preserve">5. </w:t>
      </w:r>
      <w:r>
        <w:rPr>
          <w:lang w:val="el-GR"/>
        </w:rPr>
        <w:t xml:space="preserve">Παρόλο που στο έγγραφο δεν φαίνονται ιδιαίτερες διαφορές μεταξύ τους, με μια μεγέθυνση στα αρχεία που συμπεριλαμβάνονται στο </w:t>
      </w:r>
      <w:r>
        <w:t>Project</w:t>
      </w:r>
      <w:r>
        <w:rPr>
          <w:lang w:val="el-GR"/>
        </w:rPr>
        <w:t xml:space="preserve"> μπορεί να δει κανείς περισσότερες λεπτομέρειες.</w:t>
      </w:r>
    </w:p>
    <w:tbl>
      <w:tblPr>
        <w:tblStyle w:val="TableGridLight"/>
        <w:tblpPr w:leftFromText="180" w:rightFromText="180" w:horzAnchor="margin" w:tblpXSpec="right" w:tblpY="2486"/>
        <w:tblW w:w="0" w:type="auto"/>
        <w:tblLook w:val="04A0" w:firstRow="1" w:lastRow="0" w:firstColumn="1" w:lastColumn="0" w:noHBand="0" w:noVBand="1"/>
        <w:tblPrChange w:id="158" w:author="Konstantinos Chatzis" w:date="2021-02-28T16:25:00Z">
          <w:tblPr>
            <w:tblStyle w:val="TableGridLight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116"/>
        <w:gridCol w:w="3117"/>
        <w:gridCol w:w="3117"/>
        <w:tblGridChange w:id="159">
          <w:tblGrid>
            <w:gridCol w:w="3116"/>
            <w:gridCol w:w="3117"/>
            <w:gridCol w:w="3117"/>
          </w:tblGrid>
        </w:tblGridChange>
      </w:tblGrid>
      <w:tr w:rsidR="00442E8B" w:rsidRPr="00F44155" w:rsidDel="00E03EC7" w14:paraId="5175C713" w14:textId="486D9F8C" w:rsidTr="00E03EC7">
        <w:trPr>
          <w:del w:id="160" w:author="Konstantinos Chatzis" w:date="2021-02-28T16:26:00Z"/>
        </w:trPr>
        <w:tc>
          <w:tcPr>
            <w:tcW w:w="3116" w:type="dxa"/>
            <w:tcPrChange w:id="161" w:author="Konstantinos Chatzis" w:date="2021-02-28T16:25:00Z">
              <w:tcPr>
                <w:tcW w:w="3116" w:type="dxa"/>
              </w:tcPr>
            </w:tcPrChange>
          </w:tcPr>
          <w:p w14:paraId="05195E42" w14:textId="2D3760D7" w:rsidR="00442E8B" w:rsidRPr="00F44155" w:rsidDel="00E03EC7" w:rsidRDefault="00442E8B">
            <w:pPr>
              <w:jc w:val="center"/>
              <w:rPr>
                <w:del w:id="162" w:author="Konstantinos Chatzis" w:date="2021-02-28T16:26:00Z"/>
                <w:sz w:val="20"/>
                <w:szCs w:val="20"/>
                <w:lang w:val="el-GR"/>
                <w:rPrChange w:id="163" w:author="Konstantinos Chatzis" w:date="2021-02-28T21:57:00Z">
                  <w:rPr>
                    <w:del w:id="164" w:author="Konstantinos Chatzis" w:date="2021-02-28T16:26:00Z"/>
                    <w:sz w:val="20"/>
                    <w:szCs w:val="20"/>
                  </w:rPr>
                </w:rPrChange>
              </w:rPr>
              <w:pPrChange w:id="165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166" w:author="Konstantinos Chatzis" w:date="2021-02-28T16:25:00Z">
              <w:tcPr>
                <w:tcW w:w="3117" w:type="dxa"/>
              </w:tcPr>
            </w:tcPrChange>
          </w:tcPr>
          <w:p w14:paraId="3941B942" w14:textId="1A083249" w:rsidR="00442E8B" w:rsidRPr="00F44155" w:rsidDel="00E03EC7" w:rsidRDefault="00442E8B">
            <w:pPr>
              <w:jc w:val="center"/>
              <w:rPr>
                <w:del w:id="167" w:author="Konstantinos Chatzis" w:date="2021-02-28T16:26:00Z"/>
                <w:sz w:val="20"/>
                <w:szCs w:val="20"/>
                <w:lang w:val="el-GR"/>
                <w:rPrChange w:id="168" w:author="Konstantinos Chatzis" w:date="2021-02-28T21:57:00Z">
                  <w:rPr>
                    <w:del w:id="169" w:author="Konstantinos Chatzis" w:date="2021-02-28T16:26:00Z"/>
                    <w:sz w:val="20"/>
                    <w:szCs w:val="20"/>
                  </w:rPr>
                </w:rPrChange>
              </w:rPr>
              <w:pPrChange w:id="170" w:author="Konstantinos Chatzis" w:date="2021-02-28T15:42:00Z">
                <w:pPr/>
              </w:pPrChange>
            </w:pPr>
            <w:del w:id="171" w:author="Konstantinos Chatzis" w:date="2021-02-28T15:40:00Z">
              <w:r w:rsidDel="00442E8B">
                <w:rPr>
                  <w:noProof/>
                  <w:sz w:val="20"/>
                  <w:szCs w:val="20"/>
                </w:rPr>
                <w:drawing>
                  <wp:inline distT="0" distB="0" distL="0" distR="0" wp14:anchorId="42465835" wp14:editId="7B52B501">
                    <wp:extent cx="1038225" cy="1038225"/>
                    <wp:effectExtent l="0" t="0" r="9525" b="9525"/>
                    <wp:docPr id="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38225" cy="103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117" w:type="dxa"/>
            <w:tcPrChange w:id="172" w:author="Konstantinos Chatzis" w:date="2021-02-28T16:25:00Z">
              <w:tcPr>
                <w:tcW w:w="3117" w:type="dxa"/>
              </w:tcPr>
            </w:tcPrChange>
          </w:tcPr>
          <w:p w14:paraId="296CE40E" w14:textId="2226E00A" w:rsidR="00442E8B" w:rsidRPr="00F44155" w:rsidDel="00E03EC7" w:rsidRDefault="00442E8B">
            <w:pPr>
              <w:jc w:val="center"/>
              <w:rPr>
                <w:del w:id="173" w:author="Konstantinos Chatzis" w:date="2021-02-28T16:26:00Z"/>
                <w:sz w:val="20"/>
                <w:szCs w:val="20"/>
                <w:lang w:val="el-GR"/>
                <w:rPrChange w:id="174" w:author="Konstantinos Chatzis" w:date="2021-02-28T21:57:00Z">
                  <w:rPr>
                    <w:del w:id="175" w:author="Konstantinos Chatzis" w:date="2021-02-28T16:26:00Z"/>
                    <w:sz w:val="20"/>
                    <w:szCs w:val="20"/>
                  </w:rPr>
                </w:rPrChange>
              </w:rPr>
              <w:pPrChange w:id="176" w:author="Konstantinos Chatzis" w:date="2021-02-28T15:42:00Z">
                <w:pPr/>
              </w:pPrChange>
            </w:pPr>
          </w:p>
        </w:tc>
      </w:tr>
      <w:tr w:rsidR="00442E8B" w:rsidRPr="00F44155" w:rsidDel="00E03EC7" w14:paraId="1DE6BFED" w14:textId="2C835069" w:rsidTr="00E03EC7">
        <w:trPr>
          <w:del w:id="177" w:author="Konstantinos Chatzis" w:date="2021-02-28T16:26:00Z"/>
        </w:trPr>
        <w:tc>
          <w:tcPr>
            <w:tcW w:w="3116" w:type="dxa"/>
            <w:tcPrChange w:id="178" w:author="Konstantinos Chatzis" w:date="2021-02-28T16:25:00Z">
              <w:tcPr>
                <w:tcW w:w="3116" w:type="dxa"/>
              </w:tcPr>
            </w:tcPrChange>
          </w:tcPr>
          <w:p w14:paraId="2E630383" w14:textId="6E2D1865" w:rsidR="00442E8B" w:rsidRPr="00F44155" w:rsidDel="00E03EC7" w:rsidRDefault="00442E8B">
            <w:pPr>
              <w:jc w:val="center"/>
              <w:rPr>
                <w:del w:id="179" w:author="Konstantinos Chatzis" w:date="2021-02-28T16:26:00Z"/>
                <w:sz w:val="20"/>
                <w:szCs w:val="20"/>
                <w:lang w:val="el-GR"/>
                <w:rPrChange w:id="180" w:author="Konstantinos Chatzis" w:date="2021-02-28T21:57:00Z">
                  <w:rPr>
                    <w:del w:id="181" w:author="Konstantinos Chatzis" w:date="2021-02-28T16:26:00Z"/>
                    <w:sz w:val="20"/>
                    <w:szCs w:val="20"/>
                  </w:rPr>
                </w:rPrChange>
              </w:rPr>
              <w:pPrChange w:id="182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183" w:author="Konstantinos Chatzis" w:date="2021-02-28T16:25:00Z">
              <w:tcPr>
                <w:tcW w:w="3117" w:type="dxa"/>
              </w:tcPr>
            </w:tcPrChange>
          </w:tcPr>
          <w:p w14:paraId="278A89BD" w14:textId="5F703C8B" w:rsidR="00442E8B" w:rsidRPr="00F44155" w:rsidDel="00E03EC7" w:rsidRDefault="00442E8B">
            <w:pPr>
              <w:jc w:val="center"/>
              <w:rPr>
                <w:del w:id="184" w:author="Konstantinos Chatzis" w:date="2021-02-28T16:26:00Z"/>
                <w:sz w:val="20"/>
                <w:szCs w:val="20"/>
                <w:lang w:val="el-GR"/>
                <w:rPrChange w:id="185" w:author="Konstantinos Chatzis" w:date="2021-02-28T21:57:00Z">
                  <w:rPr>
                    <w:del w:id="186" w:author="Konstantinos Chatzis" w:date="2021-02-28T16:26:00Z"/>
                    <w:sz w:val="20"/>
                    <w:szCs w:val="20"/>
                  </w:rPr>
                </w:rPrChange>
              </w:rPr>
              <w:pPrChange w:id="187" w:author="Konstantinos Chatzis" w:date="2021-02-28T15:42:00Z">
                <w:pPr/>
              </w:pPrChange>
            </w:pPr>
            <w:del w:id="188" w:author="Konstantinos Chatzis" w:date="2021-02-28T15:40:00Z">
              <w:r w:rsidDel="00442E8B">
                <w:rPr>
                  <w:noProof/>
                  <w:sz w:val="20"/>
                  <w:szCs w:val="20"/>
                </w:rPr>
                <w:drawing>
                  <wp:inline distT="0" distB="0" distL="0" distR="0" wp14:anchorId="3FB44CFE" wp14:editId="2EF6F428">
                    <wp:extent cx="1038225" cy="1038225"/>
                    <wp:effectExtent l="0" t="0" r="9525" b="952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38225" cy="103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117" w:type="dxa"/>
            <w:tcPrChange w:id="189" w:author="Konstantinos Chatzis" w:date="2021-02-28T16:25:00Z">
              <w:tcPr>
                <w:tcW w:w="3117" w:type="dxa"/>
              </w:tcPr>
            </w:tcPrChange>
          </w:tcPr>
          <w:p w14:paraId="08D2E6A3" w14:textId="7ED42B05" w:rsidR="00442E8B" w:rsidRPr="00F44155" w:rsidDel="00E03EC7" w:rsidRDefault="00442E8B">
            <w:pPr>
              <w:jc w:val="center"/>
              <w:rPr>
                <w:del w:id="190" w:author="Konstantinos Chatzis" w:date="2021-02-28T16:26:00Z"/>
                <w:sz w:val="20"/>
                <w:szCs w:val="20"/>
                <w:lang w:val="el-GR"/>
                <w:rPrChange w:id="191" w:author="Konstantinos Chatzis" w:date="2021-02-28T21:57:00Z">
                  <w:rPr>
                    <w:del w:id="192" w:author="Konstantinos Chatzis" w:date="2021-02-28T16:26:00Z"/>
                    <w:sz w:val="20"/>
                    <w:szCs w:val="20"/>
                  </w:rPr>
                </w:rPrChange>
              </w:rPr>
              <w:pPrChange w:id="193" w:author="Konstantinos Chatzis" w:date="2021-02-28T15:42:00Z">
                <w:pPr/>
              </w:pPrChange>
            </w:pPr>
          </w:p>
        </w:tc>
      </w:tr>
      <w:tr w:rsidR="00442E8B" w:rsidRPr="00F44155" w:rsidDel="00E03EC7" w14:paraId="05FD090C" w14:textId="54FA74E6" w:rsidTr="00E03EC7">
        <w:trPr>
          <w:del w:id="194" w:author="Konstantinos Chatzis" w:date="2021-02-28T16:26:00Z"/>
        </w:trPr>
        <w:tc>
          <w:tcPr>
            <w:tcW w:w="3116" w:type="dxa"/>
            <w:tcPrChange w:id="195" w:author="Konstantinos Chatzis" w:date="2021-02-28T16:25:00Z">
              <w:tcPr>
                <w:tcW w:w="3116" w:type="dxa"/>
              </w:tcPr>
            </w:tcPrChange>
          </w:tcPr>
          <w:p w14:paraId="355AD236" w14:textId="216BD7D4" w:rsidR="00442E8B" w:rsidRPr="00F44155" w:rsidDel="00E03EC7" w:rsidRDefault="00442E8B">
            <w:pPr>
              <w:jc w:val="center"/>
              <w:rPr>
                <w:del w:id="196" w:author="Konstantinos Chatzis" w:date="2021-02-28T16:26:00Z"/>
                <w:sz w:val="20"/>
                <w:szCs w:val="20"/>
                <w:lang w:val="el-GR"/>
                <w:rPrChange w:id="197" w:author="Konstantinos Chatzis" w:date="2021-02-28T21:57:00Z">
                  <w:rPr>
                    <w:del w:id="198" w:author="Konstantinos Chatzis" w:date="2021-02-28T16:26:00Z"/>
                    <w:sz w:val="20"/>
                    <w:szCs w:val="20"/>
                  </w:rPr>
                </w:rPrChange>
              </w:rPr>
              <w:pPrChange w:id="199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200" w:author="Konstantinos Chatzis" w:date="2021-02-28T16:25:00Z">
              <w:tcPr>
                <w:tcW w:w="3117" w:type="dxa"/>
              </w:tcPr>
            </w:tcPrChange>
          </w:tcPr>
          <w:p w14:paraId="783F372F" w14:textId="1038F16A" w:rsidR="00442E8B" w:rsidRPr="00F44155" w:rsidDel="00E03EC7" w:rsidRDefault="00442E8B" w:rsidP="00E03EC7">
            <w:pPr>
              <w:jc w:val="center"/>
              <w:rPr>
                <w:del w:id="201" w:author="Konstantinos Chatzis" w:date="2021-02-28T16:26:00Z"/>
                <w:noProof/>
                <w:sz w:val="20"/>
                <w:szCs w:val="20"/>
                <w:lang w:val="el-GR"/>
                <w:rPrChange w:id="202" w:author="Konstantinos Chatzis" w:date="2021-02-28T21:57:00Z">
                  <w:rPr>
                    <w:del w:id="203" w:author="Konstantinos Chatzis" w:date="2021-02-28T16:26:00Z"/>
                    <w:noProof/>
                    <w:sz w:val="20"/>
                    <w:szCs w:val="20"/>
                  </w:rPr>
                </w:rPrChange>
              </w:rPr>
            </w:pPr>
          </w:p>
        </w:tc>
        <w:tc>
          <w:tcPr>
            <w:tcW w:w="3117" w:type="dxa"/>
            <w:tcPrChange w:id="204" w:author="Konstantinos Chatzis" w:date="2021-02-28T16:25:00Z">
              <w:tcPr>
                <w:tcW w:w="3117" w:type="dxa"/>
              </w:tcPr>
            </w:tcPrChange>
          </w:tcPr>
          <w:p w14:paraId="2C34F08D" w14:textId="01B9EE5F" w:rsidR="00442E8B" w:rsidRPr="00F44155" w:rsidDel="00E03EC7" w:rsidRDefault="00442E8B">
            <w:pPr>
              <w:jc w:val="center"/>
              <w:rPr>
                <w:del w:id="205" w:author="Konstantinos Chatzis" w:date="2021-02-28T16:26:00Z"/>
                <w:sz w:val="20"/>
                <w:szCs w:val="20"/>
                <w:lang w:val="el-GR"/>
                <w:rPrChange w:id="206" w:author="Konstantinos Chatzis" w:date="2021-02-28T21:57:00Z">
                  <w:rPr>
                    <w:del w:id="207" w:author="Konstantinos Chatzis" w:date="2021-02-28T16:26:00Z"/>
                    <w:sz w:val="20"/>
                    <w:szCs w:val="20"/>
                  </w:rPr>
                </w:rPrChange>
              </w:rPr>
              <w:pPrChange w:id="208" w:author="Konstantinos Chatzis" w:date="2021-02-28T15:42:00Z">
                <w:pPr/>
              </w:pPrChange>
            </w:pPr>
          </w:p>
        </w:tc>
      </w:tr>
      <w:tr w:rsidR="00442E8B" w:rsidRPr="00F44155" w:rsidDel="00442E8B" w14:paraId="0919F53D" w14:textId="5717E37B" w:rsidTr="00E03EC7">
        <w:trPr>
          <w:del w:id="209" w:author="Konstantinos Chatzis" w:date="2021-02-28T15:41:00Z"/>
        </w:trPr>
        <w:tc>
          <w:tcPr>
            <w:tcW w:w="3116" w:type="dxa"/>
            <w:tcPrChange w:id="210" w:author="Konstantinos Chatzis" w:date="2021-02-28T16:25:00Z">
              <w:tcPr>
                <w:tcW w:w="3116" w:type="dxa"/>
              </w:tcPr>
            </w:tcPrChange>
          </w:tcPr>
          <w:p w14:paraId="5750D132" w14:textId="05B7E0F4" w:rsidR="00442E8B" w:rsidRPr="00F44155" w:rsidDel="00442E8B" w:rsidRDefault="00442E8B">
            <w:pPr>
              <w:jc w:val="center"/>
              <w:rPr>
                <w:del w:id="211" w:author="Konstantinos Chatzis" w:date="2021-02-28T15:41:00Z"/>
                <w:sz w:val="20"/>
                <w:szCs w:val="20"/>
                <w:lang w:val="el-GR"/>
                <w:rPrChange w:id="212" w:author="Konstantinos Chatzis" w:date="2021-02-28T21:57:00Z">
                  <w:rPr>
                    <w:del w:id="213" w:author="Konstantinos Chatzis" w:date="2021-02-28T15:41:00Z"/>
                    <w:sz w:val="20"/>
                    <w:szCs w:val="20"/>
                  </w:rPr>
                </w:rPrChange>
              </w:rPr>
              <w:pPrChange w:id="214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215" w:author="Konstantinos Chatzis" w:date="2021-02-28T16:25:00Z">
              <w:tcPr>
                <w:tcW w:w="3117" w:type="dxa"/>
              </w:tcPr>
            </w:tcPrChange>
          </w:tcPr>
          <w:p w14:paraId="52766213" w14:textId="7A3D99D9" w:rsidR="00442E8B" w:rsidRPr="00F44155" w:rsidDel="00442E8B" w:rsidRDefault="00442E8B">
            <w:pPr>
              <w:jc w:val="center"/>
              <w:rPr>
                <w:del w:id="216" w:author="Konstantinos Chatzis" w:date="2021-02-28T15:41:00Z"/>
                <w:noProof/>
                <w:sz w:val="20"/>
                <w:szCs w:val="20"/>
                <w:lang w:val="el-GR"/>
                <w:rPrChange w:id="217" w:author="Konstantinos Chatzis" w:date="2021-02-28T21:57:00Z">
                  <w:rPr>
                    <w:del w:id="218" w:author="Konstantinos Chatzis" w:date="2021-02-28T15:41:00Z"/>
                    <w:noProof/>
                    <w:sz w:val="20"/>
                    <w:szCs w:val="20"/>
                  </w:rPr>
                </w:rPrChange>
              </w:rPr>
              <w:pPrChange w:id="219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220" w:author="Konstantinos Chatzis" w:date="2021-02-28T16:25:00Z">
              <w:tcPr>
                <w:tcW w:w="3117" w:type="dxa"/>
              </w:tcPr>
            </w:tcPrChange>
          </w:tcPr>
          <w:p w14:paraId="229D56DC" w14:textId="2844164A" w:rsidR="00442E8B" w:rsidRPr="00F44155" w:rsidDel="00442E8B" w:rsidRDefault="00442E8B">
            <w:pPr>
              <w:jc w:val="center"/>
              <w:rPr>
                <w:del w:id="221" w:author="Konstantinos Chatzis" w:date="2021-02-28T15:41:00Z"/>
                <w:sz w:val="20"/>
                <w:szCs w:val="20"/>
                <w:lang w:val="el-GR"/>
                <w:rPrChange w:id="222" w:author="Konstantinos Chatzis" w:date="2021-02-28T21:57:00Z">
                  <w:rPr>
                    <w:del w:id="223" w:author="Konstantinos Chatzis" w:date="2021-02-28T15:41:00Z"/>
                    <w:sz w:val="20"/>
                    <w:szCs w:val="20"/>
                  </w:rPr>
                </w:rPrChange>
              </w:rPr>
              <w:pPrChange w:id="224" w:author="Konstantinos Chatzis" w:date="2021-02-28T15:42:00Z">
                <w:pPr/>
              </w:pPrChange>
            </w:pPr>
          </w:p>
        </w:tc>
      </w:tr>
    </w:tbl>
    <w:p w14:paraId="41E47E76" w14:textId="26822126" w:rsidR="00442E8B" w:rsidRPr="00437D7C" w:rsidRDefault="00F44155" w:rsidP="00F44155">
      <w:pPr>
        <w:ind w:firstLine="720"/>
        <w:jc w:val="both"/>
        <w:rPr>
          <w:ins w:id="225" w:author="Konstantinos Chatzis" w:date="2021-02-28T22:03:00Z"/>
          <w:lang w:val="el-GR"/>
          <w:rPrChange w:id="226" w:author="Konstantinos Chatzis" w:date="2021-02-28T22:51:00Z">
            <w:rPr>
              <w:ins w:id="227" w:author="Konstantinos Chatzis" w:date="2021-02-28T22:03:00Z"/>
              <w:sz w:val="20"/>
              <w:szCs w:val="20"/>
              <w:lang w:val="el-GR"/>
            </w:rPr>
          </w:rPrChange>
        </w:rPr>
      </w:pPr>
      <w:ins w:id="228" w:author="Konstantinos Chatzis" w:date="2021-02-28T21:51:00Z">
        <w:r w:rsidRPr="00437D7C">
          <w:rPr>
            <w:lang w:val="el-GR"/>
            <w:rPrChange w:id="229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Στο πρώτο σύνολο εικόνων, επιλέχθηκε ένας τοίχος </w:t>
        </w:r>
      </w:ins>
      <w:ins w:id="230" w:author="Konstantinos Chatzis" w:date="2021-02-28T21:52:00Z">
        <w:r w:rsidRPr="00437D7C">
          <w:rPr>
            <w:lang w:val="el-GR"/>
            <w:rPrChange w:id="231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κτιρίου</w:t>
        </w:r>
      </w:ins>
      <w:ins w:id="232" w:author="Konstantinos Chatzis" w:date="2021-02-28T21:55:00Z">
        <w:r w:rsidRPr="00437D7C">
          <w:rPr>
            <w:lang w:val="el-GR"/>
            <w:rPrChange w:id="233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στον οποίο δεν υπάρχουν πολλές ομοιότητες μεταξύ διαφορετικών σημείων (όπως τα τούβλα, που σε κάθε </w:t>
        </w:r>
        <w:r w:rsidRPr="00437D7C">
          <w:rPr>
            <w:rPrChange w:id="234" w:author="Konstantinos Chatzis" w:date="2021-02-28T22:51:00Z">
              <w:rPr>
                <w:sz w:val="20"/>
                <w:szCs w:val="20"/>
              </w:rPr>
            </w:rPrChange>
          </w:rPr>
          <w:t>Patch</w:t>
        </w:r>
        <w:r w:rsidRPr="00437D7C">
          <w:rPr>
            <w:lang w:val="el-GR"/>
            <w:rPrChange w:id="235" w:author="Konstantinos Chatzis" w:date="2021-02-28T22:51:00Z">
              <w:rPr>
                <w:sz w:val="20"/>
                <w:szCs w:val="20"/>
              </w:rPr>
            </w:rPrChange>
          </w:rPr>
          <w:t xml:space="preserve"> </w:t>
        </w:r>
        <w:r w:rsidRPr="00437D7C">
          <w:rPr>
            <w:lang w:val="el-GR"/>
            <w:rPrChange w:id="236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έχουν ελαφρώς διαφορετι</w:t>
        </w:r>
      </w:ins>
      <w:ins w:id="237" w:author="Konstantinos Chatzis" w:date="2021-02-28T21:56:00Z">
        <w:r w:rsidRPr="00437D7C">
          <w:rPr>
            <w:lang w:val="el-GR"/>
            <w:rPrChange w:id="238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κή γωνία</w:t>
        </w:r>
      </w:ins>
      <w:ins w:id="239" w:author="Konstantinos Chatzis" w:date="2021-02-28T21:55:00Z">
        <w:r w:rsidRPr="00437D7C">
          <w:rPr>
            <w:lang w:val="el-GR"/>
            <w:rPrChange w:id="240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)</w:t>
        </w:r>
      </w:ins>
      <w:ins w:id="241" w:author="Konstantinos Chatzis" w:date="2021-02-28T21:56:00Z">
        <w:r w:rsidRPr="00437D7C">
          <w:rPr>
            <w:lang w:val="el-GR"/>
            <w:rPrChange w:id="242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, αλλά ταυτόχρονα φαίνονται αρκετές λεπτομέρειες. Ως αποτέλεσμα, το φίλτρο </w:t>
        </w:r>
      </w:ins>
      <w:ins w:id="243" w:author="Konstantinos Chatzis" w:date="2021-02-28T21:57:00Z">
        <w:r w:rsidRPr="00437D7C">
          <w:rPr>
            <w:lang w:val="el-GR"/>
            <w:rPrChange w:id="244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έχει καταφέρει να αφαιρέσει αρκετό θόρυβο </w:t>
        </w:r>
      </w:ins>
      <w:ins w:id="245" w:author="Konstantinos Chatzis" w:date="2021-02-28T22:01:00Z">
        <w:r w:rsidRPr="00437D7C">
          <w:rPr>
            <w:lang w:val="el-GR"/>
            <w:rPrChange w:id="246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από σημεία όπως το </w:t>
        </w:r>
        <w:r w:rsidR="00763654" w:rsidRPr="00437D7C">
          <w:rPr>
            <w:lang w:val="el-GR"/>
            <w:rPrChange w:id="247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δάπεδο, το χρωματισμό των τούβλων και</w:t>
        </w:r>
      </w:ins>
      <w:ins w:id="248" w:author="Konstantinos Chatzis" w:date="2021-02-28T22:02:00Z">
        <w:r w:rsidR="00763654" w:rsidRPr="00437D7C">
          <w:rPr>
            <w:lang w:val="el-GR"/>
            <w:rPrChange w:id="249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του παραθύρου, τα πολύ φωτεινά ή πολύ σκοτεινά σημεία. Την ίδια στιγμή όμως αφαίρεσε και πολύ λεπτομέρεια από </w:t>
        </w:r>
      </w:ins>
      <w:ins w:id="250" w:author="Konstantinos Chatzis" w:date="2021-02-28T22:03:00Z">
        <w:r w:rsidR="00763654" w:rsidRPr="00437D7C">
          <w:rPr>
            <w:lang w:val="el-GR"/>
            <w:rPrChange w:id="251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τους σχηματισμούς των τούβλων</w:t>
        </w:r>
      </w:ins>
      <w:ins w:id="252" w:author="Konstantinos Chatzis" w:date="2021-02-28T22:40:00Z">
        <w:r w:rsidR="007A4F69" w:rsidRPr="00437D7C">
          <w:rPr>
            <w:lang w:val="el-GR"/>
            <w:rPrChange w:id="253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, καθώς δεν υπήρχαν </w:t>
        </w:r>
        <w:r w:rsidR="007A4F69" w:rsidRPr="00437D7C">
          <w:rPr>
            <w:rPrChange w:id="254" w:author="Konstantinos Chatzis" w:date="2021-02-28T22:51:00Z">
              <w:rPr>
                <w:sz w:val="20"/>
                <w:szCs w:val="20"/>
              </w:rPr>
            </w:rPrChange>
          </w:rPr>
          <w:t>Patch</w:t>
        </w:r>
        <w:r w:rsidR="007A4F69" w:rsidRPr="00437D7C">
          <w:rPr>
            <w:lang w:val="el-GR"/>
            <w:rPrChange w:id="255" w:author="Konstantinos Chatzis" w:date="2021-02-28T22:51:00Z">
              <w:rPr>
                <w:sz w:val="20"/>
                <w:szCs w:val="20"/>
              </w:rPr>
            </w:rPrChange>
          </w:rPr>
          <w:t xml:space="preserve"> </w:t>
        </w:r>
        <w:r w:rsidR="007A4F69" w:rsidRPr="00437D7C">
          <w:rPr>
            <w:lang w:val="el-GR"/>
            <w:rPrChange w:id="256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αρκετά όμοια για να </w:t>
        </w:r>
      </w:ins>
      <w:ins w:id="257" w:author="Konstantinos Chatzis" w:date="2021-02-28T22:41:00Z">
        <w:r w:rsidR="007A4F69" w:rsidRPr="00437D7C">
          <w:rPr>
            <w:lang w:val="el-GR"/>
            <w:rPrChange w:id="258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προσδιορίσουν τη λεπτομέρεια αυτή</w:t>
        </w:r>
      </w:ins>
      <w:ins w:id="259" w:author="Konstantinos Chatzis" w:date="2021-02-28T22:03:00Z">
        <w:r w:rsidR="00763654" w:rsidRPr="00437D7C">
          <w:rPr>
            <w:lang w:val="el-GR"/>
            <w:rPrChange w:id="260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.</w:t>
        </w:r>
      </w:ins>
    </w:p>
    <w:p w14:paraId="50E4E627" w14:textId="586B592C" w:rsidR="00442E8B" w:rsidRPr="00D974A5" w:rsidRDefault="00763654" w:rsidP="00D974A5">
      <w:pPr>
        <w:ind w:firstLine="720"/>
        <w:jc w:val="both"/>
        <w:rPr>
          <w:ins w:id="261" w:author="Konstantinos Chatzis" w:date="2021-02-28T15:49:00Z"/>
          <w:lang w:val="el-GR"/>
          <w:rPrChange w:id="262" w:author="Konstantinos Chatzis" w:date="2021-02-28T23:18:00Z">
            <w:rPr>
              <w:ins w:id="263" w:author="Konstantinos Chatzis" w:date="2021-02-28T15:49:00Z"/>
              <w:sz w:val="20"/>
              <w:szCs w:val="20"/>
            </w:rPr>
          </w:rPrChange>
        </w:rPr>
        <w:pPrChange w:id="264" w:author="Konstantinos Chatzis" w:date="2021-02-28T23:19:00Z">
          <w:pPr>
            <w:jc w:val="center"/>
          </w:pPr>
        </w:pPrChange>
      </w:pPr>
      <w:ins w:id="265" w:author="Konstantinos Chatzis" w:date="2021-02-28T22:03:00Z">
        <w:r w:rsidRPr="00437D7C">
          <w:rPr>
            <w:lang w:val="el-GR"/>
            <w:rPrChange w:id="266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Η πληροφορία που ‘</w:t>
        </w:r>
      </w:ins>
      <w:ins w:id="267" w:author="Konstantinos Chatzis" w:date="2021-02-28T22:41:00Z">
        <w:r w:rsidR="007A4F69" w:rsidRPr="00437D7C">
          <w:rPr>
            <w:lang w:val="el-GR"/>
            <w:rPrChange w:id="268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λείπει’ από τον</w:t>
        </w:r>
      </w:ins>
      <w:ins w:id="269" w:author="Konstantinos Chatzis" w:date="2021-02-28T22:03:00Z">
        <w:r w:rsidRPr="00437D7C">
          <w:rPr>
            <w:lang w:val="el-GR"/>
            <w:rPrChange w:id="270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καθαρισμό της εικόνας, </w:t>
        </w:r>
      </w:ins>
      <w:ins w:id="271" w:author="Konstantinos Chatzis" w:date="2021-02-28T22:42:00Z">
        <w:r w:rsidR="007A4F69" w:rsidRPr="00437D7C">
          <w:rPr>
            <w:lang w:val="el-GR"/>
            <w:rPrChange w:id="272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φαίνεται </w:t>
        </w:r>
      </w:ins>
      <w:ins w:id="273" w:author="Konstantinos Chatzis" w:date="2021-02-28T22:08:00Z">
        <w:r w:rsidRPr="00437D7C">
          <w:rPr>
            <w:lang w:val="el-GR"/>
            <w:rPrChange w:id="274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στις εικόνες με τίτλο ‘</w:t>
        </w:r>
      </w:ins>
      <w:ins w:id="275" w:author="Konstantinos Chatzis" w:date="2021-02-28T22:26:00Z">
        <w:r w:rsidR="006B6355" w:rsidRPr="00437D7C">
          <w:rPr>
            <w:lang w:val="el-GR"/>
            <w:rPrChange w:id="276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Διαφορά</w:t>
        </w:r>
      </w:ins>
      <w:ins w:id="277" w:author="Konstantinos Chatzis" w:date="2021-02-28T22:42:00Z">
        <w:r w:rsidR="007A4F69" w:rsidRPr="00437D7C">
          <w:rPr>
            <w:lang w:val="el-GR"/>
            <w:rPrChange w:id="278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’ (</w:t>
        </w:r>
        <w:r w:rsidR="007A4F69" w:rsidRPr="00437D7C">
          <w:rPr>
            <w:rPrChange w:id="279" w:author="Konstantinos Chatzis" w:date="2021-02-28T22:51:00Z">
              <w:rPr>
                <w:sz w:val="20"/>
                <w:szCs w:val="20"/>
              </w:rPr>
            </w:rPrChange>
          </w:rPr>
          <w:t>Residual</w:t>
        </w:r>
        <w:r w:rsidR="007A4F69" w:rsidRPr="00437D7C">
          <w:rPr>
            <w:lang w:val="el-GR"/>
            <w:rPrChange w:id="280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)</w:t>
        </w:r>
      </w:ins>
      <w:ins w:id="281" w:author="Konstantinos Chatzis" w:date="2021-02-28T22:08:00Z">
        <w:r w:rsidRPr="00437D7C">
          <w:rPr>
            <w:lang w:val="el-GR"/>
            <w:rPrChange w:id="282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, όπου έγινε αφαίρεση της</w:t>
        </w:r>
      </w:ins>
      <w:ins w:id="283" w:author="Konstantinos Chatzis" w:date="2021-02-28T22:09:00Z">
        <w:r w:rsidRPr="00437D7C">
          <w:rPr>
            <w:lang w:val="el-GR"/>
            <w:rPrChange w:id="284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αρχικής </w:t>
        </w:r>
      </w:ins>
      <w:ins w:id="285" w:author="Konstantinos Chatzis" w:date="2021-02-28T22:42:00Z">
        <w:r w:rsidR="008A0D85" w:rsidRPr="00437D7C">
          <w:rPr>
            <w:lang w:val="el-GR"/>
            <w:rPrChange w:id="286" w:author="Konstantinos Chatzis" w:date="2021-02-28T22:51:00Z">
              <w:rPr>
                <w:sz w:val="20"/>
                <w:szCs w:val="20"/>
              </w:rPr>
            </w:rPrChange>
          </w:rPr>
          <w:t>(</w:t>
        </w:r>
        <w:r w:rsidR="008A0D85" w:rsidRPr="00437D7C">
          <w:rPr>
            <w:lang w:val="el-GR"/>
            <w:rPrChange w:id="287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καθαρής</w:t>
        </w:r>
        <w:r w:rsidR="008A0D85" w:rsidRPr="00437D7C">
          <w:rPr>
            <w:lang w:val="el-GR"/>
            <w:rPrChange w:id="288" w:author="Konstantinos Chatzis" w:date="2021-02-28T22:51:00Z">
              <w:rPr>
                <w:sz w:val="20"/>
                <w:szCs w:val="20"/>
              </w:rPr>
            </w:rPrChange>
          </w:rPr>
          <w:t>)</w:t>
        </w:r>
        <w:r w:rsidR="008A0D85" w:rsidRPr="00437D7C">
          <w:rPr>
            <w:lang w:val="el-GR"/>
            <w:rPrChange w:id="289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</w:t>
        </w:r>
      </w:ins>
      <w:ins w:id="290" w:author="Konstantinos Chatzis" w:date="2021-02-28T22:09:00Z">
        <w:r w:rsidRPr="00437D7C">
          <w:rPr>
            <w:lang w:val="el-GR"/>
            <w:rPrChange w:id="291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εικόνας από την </w:t>
        </w:r>
        <w:proofErr w:type="spellStart"/>
        <w:r w:rsidRPr="00437D7C">
          <w:rPr>
            <w:lang w:val="el-GR"/>
            <w:rPrChange w:id="292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αποθορυβοποιημένη</w:t>
        </w:r>
        <w:proofErr w:type="spellEnd"/>
        <w:r w:rsidRPr="00437D7C">
          <w:rPr>
            <w:lang w:val="el-GR"/>
            <w:rPrChange w:id="293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. Τα σημεία που παρουσιάζονται με μαύρο</w:t>
        </w:r>
      </w:ins>
      <w:ins w:id="294" w:author="Konstantinos Chatzis" w:date="2021-02-28T22:43:00Z">
        <w:r w:rsidR="008A0D85" w:rsidRPr="00437D7C">
          <w:rPr>
            <w:lang w:val="el-GR"/>
            <w:rPrChange w:id="295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</w:t>
        </w:r>
      </w:ins>
      <w:ins w:id="296" w:author="Konstantinos Chatzis" w:date="2021-02-28T22:09:00Z">
        <w:r w:rsidRPr="00437D7C">
          <w:rPr>
            <w:lang w:val="el-GR"/>
            <w:rPrChange w:id="297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είναι αυτά που δεν υπέστησαν μεγάλη </w:t>
        </w:r>
      </w:ins>
      <w:ins w:id="298" w:author="Konstantinos Chatzis" w:date="2021-02-28T22:12:00Z">
        <w:r w:rsidR="007642BC" w:rsidRPr="00437D7C">
          <w:rPr>
            <w:lang w:val="el-GR"/>
            <w:rPrChange w:id="299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απώλεια λεπτομέρειας/πληροφορίας, ενώ με πιο έντονο χρώμα είναι αυτά που είχαν εντονότερη απώλεια από το φίλτρο.</w:t>
        </w:r>
      </w:ins>
      <w:ins w:id="300" w:author="Konstantinos Chatzis" w:date="2021-02-28T22:43:00Z">
        <w:r w:rsidR="008A0D85" w:rsidRPr="00437D7C">
          <w:rPr>
            <w:lang w:val="el-GR"/>
            <w:rPrChange w:id="301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</w:t>
        </w:r>
      </w:ins>
      <w:ins w:id="302" w:author="Konstantinos Chatzis" w:date="2021-02-28T23:19:00Z">
        <w:r w:rsidR="00D974A5">
          <w:rPr>
            <w:lang w:val="el-GR"/>
          </w:rPr>
          <w:t>Στο τελευταίο σύνολο</w:t>
        </w:r>
      </w:ins>
      <w:ins w:id="303" w:author="Konstantinos Chatzis" w:date="2021-02-28T23:25:00Z">
        <w:r w:rsidR="00B201D3">
          <w:rPr>
            <w:lang w:val="el-GR"/>
          </w:rPr>
          <w:t xml:space="preserve"> </w:t>
        </w:r>
      </w:ins>
      <w:ins w:id="304" w:author="Konstantinos Chatzis" w:date="2021-02-28T23:19:00Z">
        <w:r w:rsidR="00D974A5">
          <w:rPr>
            <w:lang w:val="el-GR"/>
          </w:rPr>
          <w:t>παρουσιάζονται</w:t>
        </w:r>
      </w:ins>
      <w:ins w:id="305" w:author="Konstantinos Chatzis" w:date="2021-02-28T22:14:00Z">
        <w:r w:rsidR="007642BC" w:rsidRPr="00437D7C">
          <w:rPr>
            <w:lang w:val="el-GR"/>
            <w:rPrChange w:id="306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οι αποθορυβοποιήσεις δυο εικόνων, για </w:t>
        </w:r>
      </w:ins>
      <w:ins w:id="307" w:author="Konstantinos Chatzis" w:date="2021-02-28T22:15:00Z">
        <w:r w:rsidR="007642BC" w:rsidRPr="00437D7C">
          <w:rPr>
            <w:lang w:val="el-GR"/>
            <w:rPrChange w:id="308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τις βέλτιστες τιμές ‘σ’. </w:t>
        </w:r>
      </w:ins>
    </w:p>
    <w:p w14:paraId="07024FE1" w14:textId="58097E25" w:rsidR="00442E8B" w:rsidRDefault="007642BC" w:rsidP="007642BC">
      <w:pPr>
        <w:pStyle w:val="Heading2"/>
        <w:rPr>
          <w:ins w:id="309" w:author="Konstantinos Chatzis" w:date="2021-02-28T22:13:00Z"/>
          <w:lang w:val="el-GR"/>
        </w:rPr>
      </w:pPr>
      <w:ins w:id="310" w:author="Konstantinos Chatzis" w:date="2021-02-28T22:13:00Z">
        <w:r>
          <w:rPr>
            <w:lang w:val="el-GR"/>
          </w:rPr>
          <w:t>Βελτίωση</w:t>
        </w:r>
      </w:ins>
    </w:p>
    <w:p w14:paraId="7F393F95" w14:textId="5CD281E8" w:rsidR="007642BC" w:rsidRDefault="007642BC" w:rsidP="007642BC">
      <w:pPr>
        <w:rPr>
          <w:ins w:id="311" w:author="Konstantinos Chatzis" w:date="2021-02-28T22:19:00Z"/>
          <w:lang w:val="el-GR"/>
        </w:rPr>
      </w:pPr>
      <w:ins w:id="312" w:author="Konstantinos Chatzis" w:date="2021-02-28T22:13:00Z">
        <w:r>
          <w:rPr>
            <w:lang w:val="el-GR"/>
          </w:rPr>
          <w:tab/>
        </w:r>
      </w:ins>
      <w:ins w:id="313" w:author="Konstantinos Chatzis" w:date="2021-02-28T22:16:00Z">
        <w:r w:rsidR="00BB0A59">
          <w:rPr>
            <w:lang w:val="el-GR"/>
          </w:rPr>
          <w:t xml:space="preserve">Αν και ο αλγόριθμος </w:t>
        </w:r>
        <w:r w:rsidR="00BB0A59">
          <w:t>Non</w:t>
        </w:r>
        <w:r w:rsidR="00BB0A59" w:rsidRPr="00BB0A59">
          <w:rPr>
            <w:lang w:val="el-GR"/>
            <w:rPrChange w:id="314" w:author="Konstantinos Chatzis" w:date="2021-02-28T22:16:00Z">
              <w:rPr/>
            </w:rPrChange>
          </w:rPr>
          <w:t xml:space="preserve"> </w:t>
        </w:r>
        <w:r w:rsidR="00BB0A59">
          <w:t>Local</w:t>
        </w:r>
        <w:r w:rsidR="00BB0A59" w:rsidRPr="00BB0A59">
          <w:rPr>
            <w:lang w:val="el-GR"/>
            <w:rPrChange w:id="315" w:author="Konstantinos Chatzis" w:date="2021-02-28T22:16:00Z">
              <w:rPr/>
            </w:rPrChange>
          </w:rPr>
          <w:t xml:space="preserve"> </w:t>
        </w:r>
        <w:r w:rsidR="00BB0A59">
          <w:t>Means</w:t>
        </w:r>
        <w:r w:rsidR="00BB0A59">
          <w:rPr>
            <w:lang w:val="el-GR"/>
          </w:rPr>
          <w:t xml:space="preserve"> δίνει καλό αποτέλεσμα </w:t>
        </w:r>
      </w:ins>
      <w:ins w:id="316" w:author="Konstantinos Chatzis" w:date="2021-02-28T22:17:00Z">
        <w:r w:rsidR="00BB0A59">
          <w:rPr>
            <w:lang w:val="el-GR"/>
          </w:rPr>
          <w:t>στην αποθορυβοποίηση, σε κάθε περίπτωση δεν μπορεί να χρησιμοποιηθεί για μεγάλες εικόνες, ή ακόμα και για καθαρισμό ζωντανής ροής εικόνων. Γι</w:t>
        </w:r>
      </w:ins>
      <w:ins w:id="317" w:author="Konstantinos Chatzis" w:date="2021-02-28T22:18:00Z">
        <w:r w:rsidR="00BB0A59">
          <w:rPr>
            <w:lang w:val="el-GR"/>
          </w:rPr>
          <w:t xml:space="preserve">’ αυτό θα μπορούσαμε να </w:t>
        </w:r>
      </w:ins>
      <w:ins w:id="318" w:author="Konstantinos Chatzis" w:date="2021-02-28T23:20:00Z">
        <w:r w:rsidR="00D974A5">
          <w:rPr>
            <w:lang w:val="el-GR"/>
          </w:rPr>
          <w:t>βελτιωθεί</w:t>
        </w:r>
      </w:ins>
      <w:ins w:id="319" w:author="Konstantinos Chatzis" w:date="2021-02-28T22:44:00Z">
        <w:r w:rsidR="008A0D85">
          <w:rPr>
            <w:lang w:val="el-GR"/>
          </w:rPr>
          <w:t xml:space="preserve"> το φίλτρο αυτό με</w:t>
        </w:r>
      </w:ins>
      <w:ins w:id="320" w:author="Konstantinos Chatzis" w:date="2021-02-28T22:19:00Z">
        <w:r w:rsidR="00BB0A59">
          <w:rPr>
            <w:lang w:val="el-GR"/>
          </w:rPr>
          <w:t>:</w:t>
        </w:r>
      </w:ins>
    </w:p>
    <w:p w14:paraId="2A93230A" w14:textId="021E2976" w:rsidR="006B6355" w:rsidRDefault="006B6355" w:rsidP="00BB0A59">
      <w:pPr>
        <w:pStyle w:val="ListParagraph"/>
        <w:numPr>
          <w:ilvl w:val="0"/>
          <w:numId w:val="2"/>
        </w:numPr>
        <w:rPr>
          <w:ins w:id="321" w:author="Konstantinos Chatzis" w:date="2021-02-28T22:22:00Z"/>
          <w:lang w:val="el-GR"/>
        </w:rPr>
      </w:pPr>
      <w:ins w:id="322" w:author="Konstantinos Chatzis" w:date="2021-02-28T22:22:00Z">
        <w:r>
          <w:rPr>
            <w:lang w:val="el-GR"/>
          </w:rPr>
          <w:t xml:space="preserve">Σύγκριση μόνο </w:t>
        </w:r>
      </w:ins>
      <w:ins w:id="323" w:author="Konstantinos Chatzis" w:date="2021-02-28T22:44:00Z">
        <w:r w:rsidR="008A0D85">
          <w:rPr>
            <w:lang w:val="el-GR"/>
          </w:rPr>
          <w:t>του</w:t>
        </w:r>
      </w:ins>
      <w:ins w:id="324" w:author="Konstantinos Chatzis" w:date="2021-02-28T22:22:00Z">
        <w:r>
          <w:rPr>
            <w:lang w:val="el-GR"/>
          </w:rPr>
          <w:t xml:space="preserve"> </w:t>
        </w:r>
      </w:ins>
      <w:ins w:id="325" w:author="Konstantinos Chatzis" w:date="2021-02-28T22:44:00Z">
        <w:r w:rsidR="008A0D85">
          <w:rPr>
            <w:lang w:val="el-GR"/>
          </w:rPr>
          <w:t>κεντρικού</w:t>
        </w:r>
      </w:ins>
      <w:ins w:id="326" w:author="Konstantinos Chatzis" w:date="2021-02-28T22:22:00Z">
        <w:r>
          <w:rPr>
            <w:lang w:val="el-GR"/>
          </w:rPr>
          <w:t xml:space="preserve"> </w:t>
        </w:r>
        <w:r>
          <w:t>Pixel</w:t>
        </w:r>
        <w:r>
          <w:rPr>
            <w:lang w:val="el-GR"/>
          </w:rPr>
          <w:t xml:space="preserve"> </w:t>
        </w:r>
      </w:ins>
      <w:ins w:id="327" w:author="Konstantinos Chatzis" w:date="2021-02-28T22:23:00Z">
        <w:r>
          <w:rPr>
            <w:lang w:val="el-GR"/>
          </w:rPr>
          <w:t xml:space="preserve">σε κάθε </w:t>
        </w:r>
        <w:r>
          <w:t>Patch</w:t>
        </w:r>
      </w:ins>
      <w:ins w:id="328" w:author="Konstantinos Chatzis" w:date="2021-02-28T22:22:00Z">
        <w:r w:rsidRPr="006B6355">
          <w:rPr>
            <w:lang w:val="el-GR"/>
            <w:rPrChange w:id="329" w:author="Konstantinos Chatzis" w:date="2021-02-28T22:22:00Z">
              <w:rPr/>
            </w:rPrChange>
          </w:rPr>
          <w:t xml:space="preserve">, </w:t>
        </w:r>
        <w:r>
          <w:rPr>
            <w:lang w:val="el-GR"/>
          </w:rPr>
          <w:t xml:space="preserve">με τη σκέψη </w:t>
        </w:r>
      </w:ins>
      <w:ins w:id="330" w:author="Konstantinos Chatzis" w:date="2021-02-28T22:23:00Z">
        <w:r>
          <w:rPr>
            <w:lang w:val="el-GR"/>
          </w:rPr>
          <w:t xml:space="preserve">ότι το </w:t>
        </w:r>
        <w:r>
          <w:t>Patch</w:t>
        </w:r>
        <w:r w:rsidRPr="006B6355">
          <w:rPr>
            <w:lang w:val="el-GR"/>
            <w:rPrChange w:id="331" w:author="Konstantinos Chatzis" w:date="2021-02-28T22:23:00Z">
              <w:rPr/>
            </w:rPrChange>
          </w:rPr>
          <w:t xml:space="preserve"> </w:t>
        </w:r>
        <w:r>
          <w:rPr>
            <w:lang w:val="el-GR"/>
          </w:rPr>
          <w:t xml:space="preserve">αυτό θα έχει περίπου το ίδιο βάρος </w:t>
        </w:r>
      </w:ins>
      <w:ins w:id="332" w:author="Konstantinos Chatzis" w:date="2021-02-28T22:24:00Z">
        <w:r>
          <w:rPr>
            <w:lang w:val="el-GR"/>
          </w:rPr>
          <w:t>ακόμα και αν συγκριθεί ολόκληρο,</w:t>
        </w:r>
      </w:ins>
    </w:p>
    <w:p w14:paraId="24557DE5" w14:textId="77CDBB30" w:rsidR="00BB0A59" w:rsidRDefault="00BB0A59" w:rsidP="00BB0A59">
      <w:pPr>
        <w:pStyle w:val="ListParagraph"/>
        <w:numPr>
          <w:ilvl w:val="0"/>
          <w:numId w:val="2"/>
        </w:numPr>
        <w:rPr>
          <w:ins w:id="333" w:author="Konstantinos Chatzis" w:date="2021-02-28T22:19:00Z"/>
          <w:lang w:val="el-GR"/>
        </w:rPr>
      </w:pPr>
      <w:ins w:id="334" w:author="Konstantinos Chatzis" w:date="2021-02-28T22:19:00Z">
        <w:r>
          <w:rPr>
            <w:lang w:val="el-GR"/>
          </w:rPr>
          <w:t xml:space="preserve">Αναζήτηση μόνο σε κοντινά </w:t>
        </w:r>
        <w:r>
          <w:t>Patch</w:t>
        </w:r>
        <w:r w:rsidRPr="00BB0A59">
          <w:rPr>
            <w:lang w:val="el-GR"/>
            <w:rPrChange w:id="335" w:author="Konstantinos Chatzis" w:date="2021-02-28T22:19:00Z">
              <w:rPr/>
            </w:rPrChange>
          </w:rPr>
          <w:t xml:space="preserve">, </w:t>
        </w:r>
        <w:r>
          <w:rPr>
            <w:lang w:val="el-GR"/>
          </w:rPr>
          <w:t>καθώς αυτά έχουν μεγαλύτερη πιθανότητα να είναι όμοια,</w:t>
        </w:r>
      </w:ins>
    </w:p>
    <w:p w14:paraId="04C9B9E6" w14:textId="744AA723" w:rsidR="004F3856" w:rsidRPr="004F3856" w:rsidRDefault="00BB0A59" w:rsidP="004F3856">
      <w:pPr>
        <w:pStyle w:val="ListParagraph"/>
        <w:numPr>
          <w:ilvl w:val="0"/>
          <w:numId w:val="2"/>
        </w:numPr>
        <w:rPr>
          <w:lang w:val="el-GR"/>
          <w:rPrChange w:id="336" w:author="Konstantinos Chatzis" w:date="2021-02-28T22:47:00Z">
            <w:rPr>
              <w:sz w:val="20"/>
              <w:szCs w:val="20"/>
            </w:rPr>
          </w:rPrChange>
        </w:rPr>
        <w:pPrChange w:id="337" w:author="Konstantinos Chatzis" w:date="2021-02-28T22:47:00Z">
          <w:pPr/>
        </w:pPrChange>
      </w:pPr>
      <w:ins w:id="338" w:author="Konstantinos Chatzis" w:date="2021-02-28T22:20:00Z">
        <w:r>
          <w:rPr>
            <w:lang w:val="el-GR"/>
          </w:rPr>
          <w:t xml:space="preserve">Χρήση </w:t>
        </w:r>
        <w:proofErr w:type="spellStart"/>
        <w:r>
          <w:t>kNN</w:t>
        </w:r>
        <w:proofErr w:type="spellEnd"/>
        <w:r w:rsidRPr="00BB0A59">
          <w:rPr>
            <w:lang w:val="el-GR"/>
            <w:rPrChange w:id="339" w:author="Konstantinos Chatzis" w:date="2021-02-28T22:20:00Z">
              <w:rPr/>
            </w:rPrChange>
          </w:rPr>
          <w:t>-</w:t>
        </w:r>
        <w:r>
          <w:t>Search</w:t>
        </w:r>
        <w:r w:rsidRPr="00BB0A59">
          <w:rPr>
            <w:lang w:val="el-GR"/>
            <w:rPrChange w:id="340" w:author="Konstantinos Chatzis" w:date="2021-02-28T22:20:00Z">
              <w:rPr/>
            </w:rPrChange>
          </w:rPr>
          <w:t xml:space="preserve"> </w:t>
        </w:r>
      </w:ins>
      <w:ins w:id="341" w:author="Konstantinos Chatzis" w:date="2021-02-28T22:45:00Z">
        <w:r w:rsidR="008A0D85">
          <w:rPr>
            <w:lang w:val="el-GR"/>
          </w:rPr>
          <w:t>(</w:t>
        </w:r>
      </w:ins>
      <w:ins w:id="342" w:author="Konstantinos Chatzis" w:date="2021-02-28T22:20:00Z">
        <w:r>
          <w:rPr>
            <w:lang w:val="el-GR"/>
          </w:rPr>
          <w:t xml:space="preserve">με </w:t>
        </w:r>
        <w:r>
          <w:t>Vantage</w:t>
        </w:r>
        <w:r w:rsidRPr="00BB0A59">
          <w:rPr>
            <w:lang w:val="el-GR"/>
            <w:rPrChange w:id="343" w:author="Konstantinos Chatzis" w:date="2021-02-28T22:20:00Z">
              <w:rPr/>
            </w:rPrChange>
          </w:rPr>
          <w:t xml:space="preserve"> </w:t>
        </w:r>
        <w:r>
          <w:t>Point</w:t>
        </w:r>
        <w:r w:rsidRPr="00BB0A59">
          <w:rPr>
            <w:lang w:val="el-GR"/>
            <w:rPrChange w:id="344" w:author="Konstantinos Chatzis" w:date="2021-02-28T22:20:00Z">
              <w:rPr/>
            </w:rPrChange>
          </w:rPr>
          <w:t xml:space="preserve"> </w:t>
        </w:r>
        <w:r>
          <w:t>Tree</w:t>
        </w:r>
      </w:ins>
      <w:ins w:id="345" w:author="Konstantinos Chatzis" w:date="2021-02-28T22:45:00Z">
        <w:r w:rsidR="008A0D85">
          <w:rPr>
            <w:lang w:val="el-GR"/>
          </w:rPr>
          <w:t xml:space="preserve"> για πολύ μεγάλες εικόνες)</w:t>
        </w:r>
      </w:ins>
      <w:ins w:id="346" w:author="Konstantinos Chatzis" w:date="2021-02-28T22:20:00Z">
        <w:r w:rsidRPr="00BB0A59">
          <w:rPr>
            <w:lang w:val="el-GR"/>
            <w:rPrChange w:id="347" w:author="Konstantinos Chatzis" w:date="2021-02-28T22:20:00Z">
              <w:rPr/>
            </w:rPrChange>
          </w:rPr>
          <w:t xml:space="preserve"> </w:t>
        </w:r>
        <w:r>
          <w:rPr>
            <w:lang w:val="el-GR"/>
          </w:rPr>
          <w:t xml:space="preserve">για ταχύτερη εύρεση των </w:t>
        </w:r>
        <w:r>
          <w:t>Patch</w:t>
        </w:r>
      </w:ins>
      <w:ins w:id="348" w:author="Konstantinos Chatzis" w:date="2021-02-28T22:46:00Z">
        <w:r w:rsidR="008A0D85">
          <w:rPr>
            <w:lang w:val="el-GR"/>
          </w:rPr>
          <w:t xml:space="preserve"> με τη μεγαλύτερη ομοιότητα.</w:t>
        </w:r>
      </w:ins>
    </w:p>
    <w:sectPr w:rsidR="004F3856" w:rsidRPr="004F3856" w:rsidSect="0039726C">
      <w:headerReference w:type="default" r:id="rId28"/>
      <w:footerReference w:type="default" r:id="rId29"/>
      <w:pgSz w:w="12240" w:h="15840"/>
      <w:pgMar w:top="720" w:right="720" w:bottom="720" w:left="720" w:header="0" w:footer="144" w:gutter="0"/>
      <w:cols w:space="720"/>
      <w:docGrid w:linePitch="360"/>
      <w:sectPrChange w:id="362" w:author="Konstantinos Chatzis" w:date="2021-02-28T23:28:00Z">
        <w:sectPr w:rsidR="004F3856" w:rsidRPr="004F3856" w:rsidSect="0039726C">
          <w:pgMar w:top="1440" w:right="1440" w:bottom="1440" w:left="1440" w:header="720" w:footer="720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889DF2" w14:textId="77777777" w:rsidR="00C640C2" w:rsidRDefault="00C640C2" w:rsidP="00E03EC7">
      <w:pPr>
        <w:spacing w:after="0" w:line="240" w:lineRule="auto"/>
      </w:pPr>
      <w:r>
        <w:separator/>
      </w:r>
    </w:p>
  </w:endnote>
  <w:endnote w:type="continuationSeparator" w:id="0">
    <w:p w14:paraId="01CE0E90" w14:textId="77777777" w:rsidR="00C640C2" w:rsidRDefault="00C640C2" w:rsidP="00E03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3A2E30" w14:textId="4F10499B" w:rsidR="0039726C" w:rsidRPr="0039726C" w:rsidRDefault="0039726C">
    <w:pPr>
      <w:pStyle w:val="Footer"/>
      <w:rPr>
        <w:color w:val="B4C6E7" w:themeColor="accent1" w:themeTint="66"/>
        <w:lang w:val="el-GR"/>
        <w:rPrChange w:id="359" w:author="Konstantinos Chatzis" w:date="2021-02-28T23:28:00Z">
          <w:rPr/>
        </w:rPrChange>
      </w:rPr>
    </w:pPr>
    <w:ins w:id="360" w:author="Konstantinos Chatzis" w:date="2021-02-28T23:27:00Z">
      <w:r w:rsidRPr="0039726C">
        <w:rPr>
          <w:color w:val="B4C6E7" w:themeColor="accent1" w:themeTint="66"/>
          <w:lang w:val="el-GR"/>
          <w:rPrChange w:id="361" w:author="Konstantinos Chatzis" w:date="2021-02-28T23:28:00Z">
            <w:rPr>
              <w:lang w:val="el-GR"/>
            </w:rPr>
          </w:rPrChange>
        </w:rPr>
        <w:t>28/02/2021</w:t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0DF10" w14:textId="77777777" w:rsidR="00C640C2" w:rsidRDefault="00C640C2" w:rsidP="00E03EC7">
      <w:pPr>
        <w:spacing w:after="0" w:line="240" w:lineRule="auto"/>
      </w:pPr>
      <w:r>
        <w:separator/>
      </w:r>
    </w:p>
  </w:footnote>
  <w:footnote w:type="continuationSeparator" w:id="0">
    <w:p w14:paraId="61473D04" w14:textId="77777777" w:rsidR="00C640C2" w:rsidRDefault="00C640C2" w:rsidP="00E03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E4E8A" w14:textId="3157DA27" w:rsidR="00E03EC7" w:rsidRPr="00CF76D9" w:rsidRDefault="00CF76D9">
    <w:pPr>
      <w:pStyle w:val="Heading1"/>
      <w:jc w:val="center"/>
      <w:rPr>
        <w:lang w:val="el-GR"/>
        <w:rPrChange w:id="349" w:author="Konstantinos Chatzis" w:date="2021-02-28T21:16:00Z">
          <w:rPr>
            <w:rFonts w:asciiTheme="majorHAnsi" w:eastAsiaTheme="majorEastAsia" w:hAnsiTheme="majorHAnsi" w:cstheme="majorBidi"/>
            <w:color w:val="2F5496" w:themeColor="accent1" w:themeShade="BF"/>
            <w:sz w:val="32"/>
            <w:szCs w:val="32"/>
          </w:rPr>
        </w:rPrChange>
      </w:rPr>
      <w:pPrChange w:id="350" w:author="Konstantinos Chatzis" w:date="2021-02-28T16:31:00Z">
        <w:pPr>
          <w:pStyle w:val="Header"/>
        </w:pPr>
      </w:pPrChange>
    </w:pPr>
    <w:ins w:id="351" w:author="Konstantinos Chatzis" w:date="2021-02-28T21:16:00Z">
      <w:r>
        <w:rPr>
          <w:lang w:val="el-GR"/>
        </w:rPr>
        <w:t>Αποθορυβοποίηση με</w:t>
      </w:r>
    </w:ins>
    <w:ins w:id="352" w:author="Konstantinos Chatzis" w:date="2021-02-28T16:30:00Z">
      <w:r w:rsidR="00E03EC7" w:rsidRPr="00F1626B">
        <w:rPr>
          <w:lang w:val="el-GR"/>
        </w:rPr>
        <w:t xml:space="preserve"> </w:t>
      </w:r>
      <w:r w:rsidR="00E03EC7">
        <w:t>Non</w:t>
      </w:r>
      <w:r w:rsidR="00E03EC7" w:rsidRPr="00CF76D9">
        <w:rPr>
          <w:lang w:val="el-GR"/>
          <w:rPrChange w:id="353" w:author="Konstantinos Chatzis" w:date="2021-02-28T21:16:00Z">
            <w:rPr/>
          </w:rPrChange>
        </w:rPr>
        <w:t xml:space="preserve"> </w:t>
      </w:r>
      <w:r w:rsidR="00E03EC7">
        <w:t>Local</w:t>
      </w:r>
      <w:r w:rsidR="00E03EC7" w:rsidRPr="00CF76D9">
        <w:rPr>
          <w:lang w:val="el-GR"/>
          <w:rPrChange w:id="354" w:author="Konstantinos Chatzis" w:date="2021-02-28T21:16:00Z">
            <w:rPr/>
          </w:rPrChange>
        </w:rPr>
        <w:t xml:space="preserve"> </w:t>
      </w:r>
      <w:r w:rsidR="00E03EC7">
        <w:t>Means</w:t>
      </w:r>
      <w:r w:rsidR="00E03EC7" w:rsidRPr="00CF76D9">
        <w:rPr>
          <w:lang w:val="el-GR"/>
          <w:rPrChange w:id="355" w:author="Konstantinos Chatzis" w:date="2021-02-28T21:16:00Z">
            <w:rPr/>
          </w:rPrChange>
        </w:rPr>
        <w:t xml:space="preserve"> </w:t>
      </w:r>
    </w:ins>
    <w:ins w:id="356" w:author="Konstantinos Chatzis" w:date="2021-02-28T21:16:00Z">
      <w:r>
        <w:rPr>
          <w:lang w:val="el-GR"/>
        </w:rPr>
        <w:t>σε</w:t>
      </w:r>
    </w:ins>
    <w:ins w:id="357" w:author="Konstantinos Chatzis" w:date="2021-02-28T16:30:00Z">
      <w:r w:rsidR="00E03EC7" w:rsidRPr="00F1626B">
        <w:rPr>
          <w:lang w:val="el-GR"/>
        </w:rPr>
        <w:t xml:space="preserve"> </w:t>
      </w:r>
    </w:ins>
    <w:ins w:id="358" w:author="Konstantinos Chatzis" w:date="2021-02-28T21:16:00Z">
      <w:r>
        <w:t>CUDA</w:t>
      </w:r>
    </w:ins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8E53B5"/>
    <w:multiLevelType w:val="hybridMultilevel"/>
    <w:tmpl w:val="792AC74E"/>
    <w:lvl w:ilvl="0" w:tplc="C55CF9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9C2FFC"/>
    <w:multiLevelType w:val="hybridMultilevel"/>
    <w:tmpl w:val="6AA83F8C"/>
    <w:lvl w:ilvl="0" w:tplc="284C4DA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onstantinos Chatzis">
    <w15:presenceInfo w15:providerId="None" w15:userId="Konstantinos Chatz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E8B"/>
    <w:rsid w:val="00090734"/>
    <w:rsid w:val="00093060"/>
    <w:rsid w:val="00160629"/>
    <w:rsid w:val="0019177E"/>
    <w:rsid w:val="001D1767"/>
    <w:rsid w:val="00213890"/>
    <w:rsid w:val="00277B70"/>
    <w:rsid w:val="002A42A0"/>
    <w:rsid w:val="00332E49"/>
    <w:rsid w:val="0039726C"/>
    <w:rsid w:val="003F1A59"/>
    <w:rsid w:val="00406DEE"/>
    <w:rsid w:val="00437D7C"/>
    <w:rsid w:val="00442E8B"/>
    <w:rsid w:val="00443A33"/>
    <w:rsid w:val="004565D0"/>
    <w:rsid w:val="00485B28"/>
    <w:rsid w:val="004F3856"/>
    <w:rsid w:val="005412D8"/>
    <w:rsid w:val="00571B09"/>
    <w:rsid w:val="00597AEA"/>
    <w:rsid w:val="005A0535"/>
    <w:rsid w:val="0060654B"/>
    <w:rsid w:val="00615AAA"/>
    <w:rsid w:val="006B6355"/>
    <w:rsid w:val="0070014F"/>
    <w:rsid w:val="00763654"/>
    <w:rsid w:val="007642BC"/>
    <w:rsid w:val="0076466B"/>
    <w:rsid w:val="007A4F69"/>
    <w:rsid w:val="008857BE"/>
    <w:rsid w:val="008A0D85"/>
    <w:rsid w:val="00A7777A"/>
    <w:rsid w:val="00AA4230"/>
    <w:rsid w:val="00B201D3"/>
    <w:rsid w:val="00BB0A59"/>
    <w:rsid w:val="00C00976"/>
    <w:rsid w:val="00C640C2"/>
    <w:rsid w:val="00CE0F4A"/>
    <w:rsid w:val="00CF76D9"/>
    <w:rsid w:val="00D905FB"/>
    <w:rsid w:val="00D974A5"/>
    <w:rsid w:val="00E03EC7"/>
    <w:rsid w:val="00EC08B7"/>
    <w:rsid w:val="00F1626B"/>
    <w:rsid w:val="00F44155"/>
    <w:rsid w:val="00FD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948F3"/>
  <w15:chartTrackingRefBased/>
  <w15:docId w15:val="{27E279D3-2E4F-4452-B0A9-3FDC201F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B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1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2E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42E8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442E8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03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EC7"/>
  </w:style>
  <w:style w:type="paragraph" w:styleId="Footer">
    <w:name w:val="footer"/>
    <w:basedOn w:val="Normal"/>
    <w:link w:val="FooterChar"/>
    <w:uiPriority w:val="99"/>
    <w:unhideWhenUsed/>
    <w:rsid w:val="00E03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EC7"/>
  </w:style>
  <w:style w:type="character" w:customStyle="1" w:styleId="Heading1Char">
    <w:name w:val="Heading 1 Char"/>
    <w:basedOn w:val="DefaultParagraphFont"/>
    <w:link w:val="Heading1"/>
    <w:uiPriority w:val="9"/>
    <w:rsid w:val="00E03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1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1B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71B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1B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B0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70FDE-7EB2-4426-97B6-27183B033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Chatzis</dc:creator>
  <cp:keywords/>
  <dc:description/>
  <cp:lastModifiedBy>Konstantinos Chatzis</cp:lastModifiedBy>
  <cp:revision>28</cp:revision>
  <cp:lastPrinted>2021-02-28T21:26:00Z</cp:lastPrinted>
  <dcterms:created xsi:type="dcterms:W3CDTF">2021-02-28T13:36:00Z</dcterms:created>
  <dcterms:modified xsi:type="dcterms:W3CDTF">2021-02-28T21:29:00Z</dcterms:modified>
</cp:coreProperties>
</file>